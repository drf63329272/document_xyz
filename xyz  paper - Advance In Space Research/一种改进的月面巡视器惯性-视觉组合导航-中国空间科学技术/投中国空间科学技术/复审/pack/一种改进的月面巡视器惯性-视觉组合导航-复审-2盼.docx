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EDA" w:rsidRDefault="003E21D5">
      <w:pPr>
        <w:pStyle w:val="1"/>
        <w:spacing w:before="163" w:after="163"/>
        <w:rPr>
          <w:rFonts w:eastAsia="宋体"/>
          <w:sz w:val="44"/>
        </w:rPr>
      </w:pPr>
      <w:r>
        <w:rPr>
          <w:rFonts w:eastAsia="宋体"/>
          <w:sz w:val="44"/>
        </w:rPr>
        <w:fldChar w:fldCharType="begin"/>
      </w:r>
      <w:r>
        <w:rPr>
          <w:rFonts w:eastAsia="宋体"/>
          <w:sz w:val="44"/>
        </w:rPr>
        <w:instrText xml:space="preserve"> MACROBUTTON MTEditEquationSection2 </w:instrText>
      </w:r>
      <w:r>
        <w:rPr>
          <w:rStyle w:val="MTEquationSection"/>
        </w:rPr>
        <w:instrText>Equation Chapter 1 Section 1</w:instrText>
      </w:r>
      <w:r>
        <w:rPr>
          <w:rFonts w:eastAsia="宋体"/>
          <w:sz w:val="44"/>
        </w:rPr>
        <w:fldChar w:fldCharType="begin"/>
      </w:r>
      <w:r>
        <w:rPr>
          <w:rFonts w:eastAsia="宋体"/>
          <w:sz w:val="44"/>
        </w:rPr>
        <w:instrText xml:space="preserve"> SEQ MTEqn \r \h \* MERGEFORMAT </w:instrText>
      </w:r>
      <w:r>
        <w:rPr>
          <w:rFonts w:eastAsia="宋体"/>
          <w:sz w:val="44"/>
        </w:rPr>
        <w:fldChar w:fldCharType="end"/>
      </w:r>
      <w:r>
        <w:rPr>
          <w:rFonts w:eastAsia="宋体"/>
          <w:sz w:val="44"/>
        </w:rPr>
        <w:fldChar w:fldCharType="begin"/>
      </w:r>
      <w:r>
        <w:rPr>
          <w:rFonts w:eastAsia="宋体"/>
          <w:sz w:val="44"/>
        </w:rPr>
        <w:instrText xml:space="preserve"> SEQ MTSec \r 1 \h \* MERGEFORMAT </w:instrText>
      </w:r>
      <w:r>
        <w:rPr>
          <w:rFonts w:eastAsia="宋体"/>
          <w:sz w:val="44"/>
        </w:rPr>
        <w:fldChar w:fldCharType="end"/>
      </w:r>
      <w:r>
        <w:rPr>
          <w:rFonts w:eastAsia="宋体"/>
          <w:sz w:val="44"/>
        </w:rPr>
        <w:fldChar w:fldCharType="begin"/>
      </w:r>
      <w:r>
        <w:rPr>
          <w:rFonts w:eastAsia="宋体"/>
          <w:sz w:val="44"/>
        </w:rPr>
        <w:instrText xml:space="preserve"> SEQ MTChap \r 1 \h \* MERGEFORMAT </w:instrText>
      </w:r>
      <w:r>
        <w:rPr>
          <w:rFonts w:eastAsia="宋体"/>
          <w:sz w:val="44"/>
        </w:rPr>
        <w:fldChar w:fldCharType="end"/>
      </w:r>
      <w:r>
        <w:rPr>
          <w:rFonts w:eastAsia="宋体"/>
          <w:sz w:val="44"/>
        </w:rPr>
        <w:fldChar w:fldCharType="end"/>
      </w:r>
      <w:r>
        <w:rPr>
          <w:rFonts w:eastAsia="宋体"/>
          <w:sz w:val="44"/>
        </w:rPr>
        <w:t>一种改进的</w:t>
      </w:r>
      <w:r>
        <w:rPr>
          <w:rFonts w:eastAsia="宋体" w:hint="eastAsia"/>
          <w:sz w:val="44"/>
        </w:rPr>
        <w:t>巡视器</w:t>
      </w:r>
      <w:r>
        <w:rPr>
          <w:rFonts w:eastAsia="宋体"/>
          <w:sz w:val="44"/>
        </w:rPr>
        <w:t>惯性</w:t>
      </w:r>
      <w:r>
        <w:rPr>
          <w:rFonts w:eastAsia="宋体"/>
          <w:sz w:val="44"/>
        </w:rPr>
        <w:t>/</w:t>
      </w:r>
      <w:r>
        <w:rPr>
          <w:rFonts w:eastAsia="宋体"/>
          <w:sz w:val="44"/>
        </w:rPr>
        <w:t>视觉组合导航</w:t>
      </w:r>
      <w:r>
        <w:rPr>
          <w:rFonts w:eastAsia="宋体" w:hint="eastAsia"/>
          <w:sz w:val="44"/>
        </w:rPr>
        <w:t>模型</w:t>
      </w:r>
    </w:p>
    <w:p w:rsidR="003B6EDA" w:rsidRDefault="003E21D5">
      <w:pPr>
        <w:jc w:val="center"/>
        <w:rPr>
          <w:rFonts w:ascii="Times New Roman" w:eastAsia="华文楷体" w:hAnsi="Times New Roman" w:cs="Times New Roman"/>
          <w:szCs w:val="21"/>
        </w:rPr>
      </w:pPr>
      <w:r>
        <w:rPr>
          <w:rFonts w:ascii="Times New Roman" w:eastAsia="华文楷体" w:hAnsi="Times New Roman" w:cs="Times New Roman"/>
          <w:szCs w:val="21"/>
        </w:rPr>
        <w:t>宁晓琳</w:t>
      </w:r>
      <w:r>
        <w:rPr>
          <w:rFonts w:ascii="Times New Roman" w:eastAsia="华文楷体" w:hAnsi="Times New Roman" w:cs="Times New Roman"/>
          <w:szCs w:val="21"/>
          <w:vertAlign w:val="superscript"/>
        </w:rPr>
        <w:t>1,2</w:t>
      </w:r>
      <w:r>
        <w:rPr>
          <w:rFonts w:ascii="Times New Roman" w:eastAsia="华文楷体" w:hAnsi="Times New Roman" w:cs="Times New Roman" w:hint="eastAsia"/>
          <w:szCs w:val="21"/>
        </w:rPr>
        <w:t xml:space="preserve"> </w:t>
      </w:r>
      <w:r>
        <w:rPr>
          <w:rFonts w:ascii="Times New Roman" w:eastAsia="华文楷体" w:hAnsi="Times New Roman" w:cs="Times New Roman"/>
          <w:szCs w:val="21"/>
        </w:rPr>
        <w:t>徐勇志</w:t>
      </w:r>
      <w:r>
        <w:rPr>
          <w:rFonts w:ascii="Times New Roman" w:eastAsia="华文楷体" w:hAnsi="Times New Roman" w:cs="Times New Roman"/>
          <w:szCs w:val="21"/>
          <w:vertAlign w:val="superscript"/>
        </w:rPr>
        <w:t>*</w:t>
      </w:r>
      <w:r>
        <w:rPr>
          <w:rStyle w:val="af3"/>
          <w:rFonts w:ascii="Times New Roman" w:eastAsia="华文楷体" w:hAnsi="Times New Roman" w:cs="Times New Roman"/>
          <w:szCs w:val="21"/>
        </w:rPr>
        <w:footnoteReference w:id="1"/>
      </w:r>
    </w:p>
    <w:p w:rsidR="003B6EDA" w:rsidRDefault="003E21D5">
      <w:pPr>
        <w:jc w:val="cente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 xml:space="preserve"> </w:t>
      </w:r>
      <w:r>
        <w:rPr>
          <w:rFonts w:ascii="Times New Roman" w:hAnsi="Times New Roman" w:cs="Times New Roman"/>
          <w:sz w:val="18"/>
          <w:szCs w:val="18"/>
        </w:rPr>
        <w:t>北京航空航天大学仪器科学与光电工程学院</w:t>
      </w:r>
      <w:r>
        <w:rPr>
          <w:rFonts w:ascii="Times New Roman" w:hAnsi="Times New Roman" w:cs="Times New Roman"/>
          <w:sz w:val="18"/>
          <w:szCs w:val="18"/>
        </w:rPr>
        <w:t xml:space="preserve">, </w:t>
      </w:r>
      <w:r>
        <w:rPr>
          <w:rFonts w:ascii="Times New Roman" w:hAnsi="Times New Roman" w:cs="Times New Roman"/>
          <w:sz w:val="18"/>
          <w:szCs w:val="18"/>
        </w:rPr>
        <w:t>北京</w:t>
      </w:r>
      <w:r>
        <w:rPr>
          <w:rFonts w:ascii="Times New Roman" w:hAnsi="Times New Roman" w:cs="Times New Roman"/>
          <w:sz w:val="18"/>
          <w:szCs w:val="18"/>
        </w:rPr>
        <w:t xml:space="preserve"> 100191</w:t>
      </w:r>
      <w:r>
        <w:rPr>
          <w:rFonts w:ascii="Times New Roman" w:hAnsi="Times New Roman" w:cs="Times New Roman" w:hint="eastAsia"/>
          <w:sz w:val="18"/>
          <w:szCs w:val="18"/>
        </w:rPr>
        <w:t>）</w:t>
      </w: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 xml:space="preserve"> </w:t>
      </w:r>
      <w:r>
        <w:rPr>
          <w:rFonts w:ascii="Times New Roman" w:hAnsi="Times New Roman" w:cs="Times New Roman"/>
          <w:sz w:val="18"/>
          <w:szCs w:val="18"/>
        </w:rPr>
        <w:t>惯性技术重点实验室，北京</w:t>
      </w:r>
      <w:r>
        <w:rPr>
          <w:rFonts w:ascii="Times New Roman" w:hAnsi="Times New Roman" w:cs="Times New Roman"/>
          <w:sz w:val="18"/>
          <w:szCs w:val="18"/>
        </w:rPr>
        <w:t xml:space="preserve"> 100191)</w:t>
      </w:r>
    </w:p>
    <w:p w:rsidR="003B6EDA" w:rsidRDefault="003E21D5">
      <w:pPr>
        <w:ind w:firstLine="395"/>
        <w:rPr>
          <w:rFonts w:ascii="Times New Roman" w:eastAsia="华文楷体" w:hAnsi="Times New Roman" w:cs="Times New Roman"/>
        </w:rPr>
      </w:pPr>
      <w:r>
        <w:rPr>
          <w:rFonts w:ascii="Times New Roman" w:eastAsia="黑体" w:hAnsi="Times New Roman" w:cs="Times New Roman"/>
          <w:szCs w:val="21"/>
        </w:rPr>
        <w:t>摘要</w:t>
      </w:r>
      <w:r>
        <w:rPr>
          <w:rFonts w:ascii="Times New Roman" w:hAnsi="Times New Roman" w:cs="Times New Roman"/>
          <w:sz w:val="15"/>
          <w:szCs w:val="15"/>
        </w:rPr>
        <w:t xml:space="preserve">  </w:t>
      </w:r>
      <w:r>
        <w:rPr>
          <w:rFonts w:ascii="Times New Roman" w:eastAsia="华文楷体" w:hAnsi="Times New Roman" w:cs="Times New Roman"/>
        </w:rPr>
        <w:t>惯性</w:t>
      </w:r>
      <w:r>
        <w:rPr>
          <w:rFonts w:ascii="Times New Roman" w:eastAsia="华文楷体" w:hAnsi="Times New Roman" w:cs="Times New Roman"/>
        </w:rPr>
        <w:t>/</w:t>
      </w:r>
      <w:r>
        <w:rPr>
          <w:rFonts w:ascii="Times New Roman" w:eastAsia="华文楷体" w:hAnsi="Times New Roman" w:cs="Times New Roman"/>
        </w:rPr>
        <w:t>视觉组合导航是月面巡视器的一种重要自主导航手段。传统的以惯性与视觉相对运动参数差为观测量的惯性</w:t>
      </w:r>
      <w:r>
        <w:rPr>
          <w:rFonts w:ascii="Times New Roman" w:eastAsia="华文楷体" w:hAnsi="Times New Roman" w:cs="Times New Roman"/>
        </w:rPr>
        <w:t>/</w:t>
      </w:r>
      <w:r>
        <w:rPr>
          <w:rFonts w:ascii="Times New Roman" w:eastAsia="华文楷体" w:hAnsi="Times New Roman" w:cs="Times New Roman"/>
        </w:rPr>
        <w:t>视觉组合导航方法，为了使相对旋转差的观测模型简单，对惯性姿态误差与平台失准角之间</w:t>
      </w:r>
      <w:r>
        <w:rPr>
          <w:rFonts w:ascii="Times New Roman" w:eastAsia="华文楷体" w:hAnsi="Times New Roman" w:cs="Times New Roman" w:hint="eastAsia"/>
        </w:rPr>
        <w:t>的函数关系</w:t>
      </w:r>
      <w:r>
        <w:rPr>
          <w:rFonts w:ascii="Times New Roman" w:eastAsia="华文楷体" w:hAnsi="Times New Roman" w:cs="Times New Roman"/>
        </w:rPr>
        <w:t>做了近似处理。</w:t>
      </w:r>
      <w:r>
        <w:rPr>
          <w:rFonts w:ascii="Times New Roman" w:eastAsia="华文楷体" w:hAnsi="Times New Roman" w:cs="Times New Roman" w:hint="eastAsia"/>
        </w:rPr>
        <w:t>事实上</w:t>
      </w:r>
      <w:r>
        <w:rPr>
          <w:rFonts w:ascii="Times New Roman" w:eastAsia="华文楷体" w:hAnsi="Times New Roman" w:cs="Times New Roman"/>
        </w:rPr>
        <w:t>当航向角较大时</w:t>
      </w:r>
      <w:r>
        <w:rPr>
          <w:rFonts w:ascii="Times New Roman" w:eastAsia="华文楷体" w:hAnsi="Times New Roman" w:cs="Times New Roman" w:hint="eastAsia"/>
        </w:rPr>
        <w:t>，</w:t>
      </w:r>
      <w:r>
        <w:rPr>
          <w:rFonts w:ascii="Times New Roman" w:eastAsia="华文楷体" w:hAnsi="Times New Roman" w:cs="Times New Roman"/>
        </w:rPr>
        <w:t>该近似误差</w:t>
      </w:r>
      <w:r>
        <w:rPr>
          <w:rFonts w:ascii="Times New Roman" w:eastAsia="华文楷体" w:hAnsi="Times New Roman" w:cs="Times New Roman" w:hint="eastAsia"/>
        </w:rPr>
        <w:t>甚至会大于</w:t>
      </w:r>
      <w:r>
        <w:rPr>
          <w:rFonts w:ascii="Times New Roman" w:eastAsia="华文楷体" w:hAnsi="Times New Roman" w:cs="Times New Roman"/>
        </w:rPr>
        <w:t>平台失准角，</w:t>
      </w:r>
      <w:r>
        <w:rPr>
          <w:rFonts w:ascii="Times New Roman" w:eastAsia="华文楷体" w:hAnsi="Times New Roman" w:cs="Times New Roman" w:hint="eastAsia"/>
        </w:rPr>
        <w:t>从而</w:t>
      </w:r>
      <w:r>
        <w:rPr>
          <w:rFonts w:ascii="Times New Roman" w:eastAsia="华文楷体" w:hAnsi="Times New Roman" w:cs="Times New Roman"/>
        </w:rPr>
        <w:t>不可忽略。</w:t>
      </w:r>
      <w:r>
        <w:rPr>
          <w:rFonts w:ascii="Times New Roman" w:eastAsia="华文楷体" w:hAnsi="Times New Roman" w:cs="Times New Roman" w:hint="eastAsia"/>
        </w:rPr>
        <w:t>为解决这一问题</w:t>
      </w:r>
      <w:r>
        <w:rPr>
          <w:rFonts w:ascii="Times New Roman" w:eastAsia="华文楷体" w:hAnsi="Times New Roman" w:cs="Times New Roman"/>
        </w:rPr>
        <w:t>，</w:t>
      </w:r>
      <w:r>
        <w:rPr>
          <w:rFonts w:ascii="Times New Roman" w:eastAsia="华文楷体" w:hAnsi="Times New Roman" w:cs="Times New Roman" w:hint="eastAsia"/>
        </w:rPr>
        <w:t>提高导航精度，</w:t>
      </w:r>
      <w:r>
        <w:rPr>
          <w:rFonts w:ascii="Times New Roman" w:eastAsia="华文楷体" w:hAnsi="Times New Roman" w:cs="Times New Roman"/>
        </w:rPr>
        <w:t>本文</w:t>
      </w:r>
      <w:r>
        <w:rPr>
          <w:rFonts w:ascii="Times New Roman" w:eastAsia="华文楷体" w:hAnsi="Times New Roman" w:cs="Times New Roman" w:hint="eastAsia"/>
        </w:rPr>
        <w:t>基于</w:t>
      </w:r>
      <w:r>
        <w:rPr>
          <w:rFonts w:ascii="Times New Roman" w:eastAsia="华文楷体" w:hAnsi="Times New Roman" w:cs="Times New Roman"/>
        </w:rPr>
        <w:t>惯性姿态误差与平台失准角</w:t>
      </w:r>
      <w:r>
        <w:rPr>
          <w:rFonts w:ascii="Times New Roman" w:eastAsia="华文楷体" w:hAnsi="Times New Roman" w:cs="Times New Roman" w:hint="eastAsia"/>
        </w:rPr>
        <w:t>的准确函数关系</w:t>
      </w:r>
      <w:r>
        <w:rPr>
          <w:rFonts w:ascii="Times New Roman" w:eastAsia="华文楷体" w:hAnsi="Times New Roman" w:cs="Times New Roman"/>
        </w:rPr>
        <w:t>，建立了更精确的观测模型。月面仿真和地面实验表明该新模型的位置、姿态精度优于传统模型。</w:t>
      </w:r>
    </w:p>
    <w:p w:rsidR="003B6EDA" w:rsidRDefault="003E21D5">
      <w:pPr>
        <w:ind w:firstLine="395"/>
        <w:rPr>
          <w:ins w:id="0" w:author="xyz" w:date="2014-11-19T21:21:00Z"/>
          <w:rFonts w:ascii="Times New Roman" w:eastAsia="华文楷体" w:hAnsi="Times New Roman" w:cs="Times New Roman"/>
        </w:rPr>
      </w:pPr>
      <w:r>
        <w:rPr>
          <w:rFonts w:ascii="Times New Roman" w:eastAsia="华文楷体" w:hAnsi="Times New Roman" w:cs="Times New Roman"/>
        </w:rPr>
        <w:t>惯性</w:t>
      </w:r>
      <w:r>
        <w:rPr>
          <w:rFonts w:ascii="Times New Roman" w:eastAsia="华文楷体" w:hAnsi="Times New Roman" w:cs="Times New Roman"/>
        </w:rPr>
        <w:t>/</w:t>
      </w:r>
      <w:r>
        <w:rPr>
          <w:rFonts w:ascii="Times New Roman" w:eastAsia="华文楷体" w:hAnsi="Times New Roman" w:cs="Times New Roman"/>
        </w:rPr>
        <w:t>视觉组合导航是</w:t>
      </w:r>
      <w:r>
        <w:rPr>
          <w:rFonts w:ascii="Times New Roman" w:eastAsia="华文楷体" w:hAnsi="Times New Roman" w:cs="Times New Roman" w:hint="eastAsia"/>
        </w:rPr>
        <w:t>行星探测</w:t>
      </w:r>
      <w:r>
        <w:rPr>
          <w:rFonts w:ascii="Times New Roman" w:eastAsia="华文楷体" w:hAnsi="Times New Roman" w:cs="Times New Roman"/>
        </w:rPr>
        <w:t>巡视器的一种重要自主导航手段</w:t>
      </w:r>
      <w:r>
        <w:rPr>
          <w:rFonts w:ascii="Times New Roman" w:eastAsia="华文楷体" w:hAnsi="Times New Roman" w:cs="Times New Roman" w:hint="eastAsia"/>
        </w:rPr>
        <w:t>，建立高效的</w:t>
      </w:r>
      <w:r>
        <w:rPr>
          <w:rFonts w:ascii="Times New Roman" w:eastAsia="华文楷体" w:hAnsi="Times New Roman" w:cs="Times New Roman"/>
        </w:rPr>
        <w:t>导航</w:t>
      </w:r>
      <w:r>
        <w:rPr>
          <w:rFonts w:ascii="Times New Roman" w:eastAsia="华文楷体" w:hAnsi="Times New Roman" w:cs="Times New Roman" w:hint="eastAsia"/>
        </w:rPr>
        <w:t>模型是提高导航精度的关键之一。</w:t>
      </w:r>
      <w:del w:id="1" w:author="xyz" w:date="2014-11-19T20:07:00Z">
        <w:r>
          <w:rPr>
            <w:rFonts w:ascii="Times New Roman" w:eastAsia="华文楷体" w:hAnsi="Times New Roman" w:cs="Times New Roman" w:hint="eastAsia"/>
          </w:rPr>
          <w:delText>本文发现</w:delText>
        </w:r>
      </w:del>
      <w:ins w:id="2" w:author="xyz" w:date="2014-11-19T20:07:00Z">
        <w:r>
          <w:rPr>
            <w:rFonts w:ascii="Times New Roman" w:eastAsia="华文楷体" w:hAnsi="Times New Roman" w:cs="Times New Roman" w:hint="eastAsia"/>
          </w:rPr>
          <w:t>目前在</w:t>
        </w:r>
      </w:ins>
      <w:r>
        <w:rPr>
          <w:rFonts w:ascii="Times New Roman" w:eastAsia="华文楷体" w:hAnsi="Times New Roman" w:cs="Times New Roman" w:hint="eastAsia"/>
        </w:rPr>
        <w:t>传统</w:t>
      </w:r>
      <w:r>
        <w:rPr>
          <w:rFonts w:ascii="Times New Roman" w:eastAsia="华文楷体" w:hAnsi="Times New Roman" w:cs="Times New Roman"/>
        </w:rPr>
        <w:t>的以惯性与视觉相对运动参数差为观测量的惯性</w:t>
      </w:r>
      <w:r>
        <w:rPr>
          <w:rFonts w:ascii="Times New Roman" w:eastAsia="华文楷体" w:hAnsi="Times New Roman" w:cs="Times New Roman"/>
        </w:rPr>
        <w:t>/</w:t>
      </w:r>
      <w:r>
        <w:rPr>
          <w:rFonts w:ascii="Times New Roman" w:eastAsia="华文楷体" w:hAnsi="Times New Roman" w:cs="Times New Roman"/>
        </w:rPr>
        <w:t>视觉组合导航</w:t>
      </w:r>
      <w:r>
        <w:rPr>
          <w:rFonts w:ascii="Times New Roman" w:eastAsia="华文楷体" w:hAnsi="Times New Roman" w:cs="Times New Roman" w:hint="eastAsia"/>
        </w:rPr>
        <w:t>模型中，为了得到简单的观测矩阵，观测模型</w:t>
      </w:r>
      <w:ins w:id="3" w:author="xyz" w:date="2014-11-19T20:09:00Z">
        <w:r>
          <w:rPr>
            <w:rFonts w:ascii="Times New Roman" w:eastAsia="华文楷体" w:hAnsi="Times New Roman" w:cs="Times New Roman" w:hint="eastAsia"/>
          </w:rPr>
          <w:t>通常</w:t>
        </w:r>
      </w:ins>
      <w:r>
        <w:rPr>
          <w:rFonts w:ascii="Times New Roman" w:eastAsia="华文楷体" w:hAnsi="Times New Roman" w:cs="Times New Roman"/>
        </w:rPr>
        <w:t>对惯性姿态误差与平台失准角之间</w:t>
      </w:r>
      <w:r>
        <w:rPr>
          <w:rFonts w:ascii="Times New Roman" w:eastAsia="华文楷体" w:hAnsi="Times New Roman" w:cs="Times New Roman" w:hint="eastAsia"/>
        </w:rPr>
        <w:t>的函数关系</w:t>
      </w:r>
      <w:r>
        <w:rPr>
          <w:rFonts w:ascii="Times New Roman" w:eastAsia="华文楷体" w:hAnsi="Times New Roman" w:cs="Times New Roman"/>
        </w:rPr>
        <w:t>做</w:t>
      </w:r>
      <w:del w:id="4" w:author="xyz" w:date="2014-11-19T20:09:00Z">
        <w:r>
          <w:rPr>
            <w:rFonts w:ascii="Times New Roman" w:eastAsia="华文楷体" w:hAnsi="Times New Roman" w:cs="Times New Roman"/>
          </w:rPr>
          <w:delText>了</w:delText>
        </w:r>
      </w:del>
      <w:r>
        <w:rPr>
          <w:rFonts w:ascii="Times New Roman" w:eastAsia="华文楷体" w:hAnsi="Times New Roman" w:cs="Times New Roman"/>
        </w:rPr>
        <w:t>近似处理</w:t>
      </w:r>
      <w:r>
        <w:rPr>
          <w:rFonts w:ascii="Times New Roman" w:eastAsia="华文楷体" w:hAnsi="Times New Roman" w:cs="Times New Roman" w:hint="eastAsia"/>
        </w:rPr>
        <w:t>。</w:t>
      </w:r>
      <w:ins w:id="5" w:author="xyz" w:date="2014-11-19T20:11:00Z">
        <w:r>
          <w:rPr>
            <w:rFonts w:ascii="Times New Roman" w:eastAsia="华文楷体" w:hAnsi="Times New Roman" w:cs="Times New Roman" w:hint="eastAsia"/>
          </w:rPr>
          <w:t>但当航向角较大时</w:t>
        </w:r>
      </w:ins>
      <w:ins w:id="6" w:author="xyz" w:date="2014-11-19T20:12:00Z">
        <w:r>
          <w:rPr>
            <w:rFonts w:ascii="Times New Roman" w:eastAsia="华文楷体" w:hAnsi="Times New Roman" w:cs="Times New Roman" w:hint="eastAsia"/>
          </w:rPr>
          <w:t>，该模型</w:t>
        </w:r>
      </w:ins>
      <w:ins w:id="7" w:author="xyz" w:date="2014-11-19T20:13:00Z">
        <w:r>
          <w:rPr>
            <w:rFonts w:ascii="Times New Roman" w:eastAsia="华文楷体" w:hAnsi="Times New Roman" w:cs="Times New Roman" w:hint="eastAsia"/>
          </w:rPr>
          <w:t>近似处理带来的误差</w:t>
        </w:r>
      </w:ins>
      <w:ins w:id="8" w:author="xyz" w:date="2014-11-19T20:14:00Z">
        <w:r>
          <w:rPr>
            <w:rFonts w:ascii="Times New Roman" w:eastAsia="华文楷体" w:hAnsi="Times New Roman" w:cs="Times New Roman" w:hint="eastAsia"/>
          </w:rPr>
          <w:t>甚至会大于平台</w:t>
        </w:r>
      </w:ins>
      <w:ins w:id="9" w:author="xyz" w:date="2014-11-19T20:18:00Z">
        <w:r>
          <w:rPr>
            <w:rFonts w:ascii="Times New Roman" w:eastAsia="华文楷体" w:hAnsi="Times New Roman" w:cs="Times New Roman" w:hint="eastAsia"/>
          </w:rPr>
          <w:t>失准角，</w:t>
        </w:r>
      </w:ins>
      <w:ins w:id="10" w:author="xyz" w:date="2014-11-19T20:19:00Z">
        <w:r>
          <w:rPr>
            <w:rFonts w:ascii="Times New Roman" w:eastAsia="华文楷体" w:hAnsi="Times New Roman" w:cs="Times New Roman" w:hint="eastAsia"/>
          </w:rPr>
          <w:t>导致导航精度下降。为解决该问题，本文对</w:t>
        </w:r>
      </w:ins>
      <w:ins w:id="11" w:author="xyz" w:date="2014-11-19T20:20:00Z">
        <w:r>
          <w:rPr>
            <w:rFonts w:ascii="Times New Roman" w:eastAsia="华文楷体" w:hAnsi="Times New Roman" w:cs="Times New Roman" w:hint="eastAsia"/>
          </w:rPr>
          <w:t>该近似误差进行了理论分析，</w:t>
        </w:r>
      </w:ins>
      <w:ins w:id="12" w:author="xyz" w:date="2014-11-19T20:21:00Z">
        <w:r>
          <w:rPr>
            <w:rFonts w:ascii="Times New Roman" w:eastAsia="华文楷体" w:hAnsi="Times New Roman" w:cs="Times New Roman" w:hint="eastAsia"/>
          </w:rPr>
          <w:t>提出了一种新的观测量误差分析方法</w:t>
        </w:r>
      </w:ins>
      <w:ins w:id="13" w:author="xyz" w:date="2014-11-19T20:34:00Z">
        <w:r>
          <w:rPr>
            <w:rFonts w:ascii="Times New Roman" w:eastAsia="华文楷体" w:hAnsi="Times New Roman" w:cs="Times New Roman" w:hint="eastAsia"/>
          </w:rPr>
          <w:t>。该方法</w:t>
        </w:r>
      </w:ins>
      <w:ins w:id="14" w:author="xyz" w:date="2014-11-19T20:23:00Z">
        <w:r>
          <w:rPr>
            <w:rFonts w:ascii="Times New Roman" w:eastAsia="华文楷体" w:hAnsi="Times New Roman" w:cs="Times New Roman" w:hint="eastAsia"/>
          </w:rPr>
          <w:t>利用</w:t>
        </w:r>
      </w:ins>
      <w:ins w:id="15" w:author="xyz" w:date="2014-11-19T20:24:00Z">
        <w:r>
          <w:rPr>
            <w:rFonts w:ascii="Times New Roman" w:eastAsia="华文楷体" w:hAnsi="Times New Roman" w:cs="Times New Roman" w:hint="eastAsia"/>
          </w:rPr>
          <w:t>含误差的惯性姿态已知的特点，</w:t>
        </w:r>
      </w:ins>
      <w:ins w:id="16" w:author="xyz" w:date="2014-11-19T20:27:00Z">
        <w:r>
          <w:rPr>
            <w:rFonts w:ascii="Times New Roman" w:eastAsia="华文楷体" w:hAnsi="Times New Roman" w:cs="Times New Roman" w:hint="eastAsia"/>
          </w:rPr>
          <w:t>减小</w:t>
        </w:r>
      </w:ins>
      <w:ins w:id="17" w:author="xyz" w:date="2014-11-19T20:25:00Z">
        <w:r>
          <w:rPr>
            <w:rFonts w:ascii="Times New Roman" w:eastAsia="华文楷体" w:hAnsi="Times New Roman" w:cs="Times New Roman" w:hint="eastAsia"/>
          </w:rPr>
          <w:t>了传统模型</w:t>
        </w:r>
      </w:ins>
      <w:ins w:id="18" w:author="xyz" w:date="2014-11-19T20:27:00Z">
        <w:r>
          <w:rPr>
            <w:rFonts w:ascii="Times New Roman" w:eastAsia="华文楷体" w:hAnsi="Times New Roman" w:cs="Times New Roman" w:hint="eastAsia"/>
          </w:rPr>
          <w:t>近似处理带来的误差。仿真结果表明，</w:t>
        </w:r>
      </w:ins>
      <w:r>
        <w:rPr>
          <w:rFonts w:ascii="Times New Roman" w:eastAsia="华文楷体" w:hAnsi="Times New Roman" w:cs="Times New Roman" w:hint="eastAsia"/>
        </w:rPr>
        <w:t>通过对该近似误差进行理论分析及仿真，证明当航向角较大时该近似误差甚至会大于平台失准角，从而不可忽略。为解决这一问题</w:t>
      </w:r>
      <w:r>
        <w:rPr>
          <w:rFonts w:ascii="Times New Roman" w:eastAsia="华文楷体" w:hAnsi="Times New Roman" w:cs="Times New Roman"/>
        </w:rPr>
        <w:t>，</w:t>
      </w:r>
      <w:r>
        <w:rPr>
          <w:rFonts w:ascii="Times New Roman" w:eastAsia="华文楷体" w:hAnsi="Times New Roman" w:cs="Times New Roman" w:hint="eastAsia"/>
        </w:rPr>
        <w:t>本文提出了一种新的观测量误差分析方法，利用含误差的惯性姿态已知的特点，建立了避免传统方法中近似处理的改进观测模型。</w:t>
      </w:r>
      <w:r>
        <w:rPr>
          <w:rFonts w:ascii="Times New Roman" w:eastAsia="华文楷体" w:hAnsi="Times New Roman" w:cs="Times New Roman"/>
        </w:rPr>
        <w:t>月面仿真和地面实验表明</w:t>
      </w:r>
      <w:r>
        <w:rPr>
          <w:rFonts w:ascii="Times New Roman" w:eastAsia="华文楷体" w:hAnsi="Times New Roman" w:cs="Times New Roman" w:hint="eastAsia"/>
        </w:rPr>
        <w:t>所提出</w:t>
      </w:r>
      <w:r>
        <w:rPr>
          <w:rFonts w:ascii="Times New Roman" w:eastAsia="华文楷体" w:hAnsi="Times New Roman" w:cs="Times New Roman"/>
        </w:rPr>
        <w:t>模型的位置</w:t>
      </w:r>
      <w:r>
        <w:rPr>
          <w:rFonts w:ascii="Times New Roman" w:eastAsia="华文楷体" w:hAnsi="Times New Roman" w:cs="Times New Roman" w:hint="eastAsia"/>
        </w:rPr>
        <w:t>误差比</w:t>
      </w:r>
      <w:r>
        <w:rPr>
          <w:rFonts w:ascii="Times New Roman" w:eastAsia="华文楷体" w:hAnsi="Times New Roman" w:cs="Times New Roman"/>
        </w:rPr>
        <w:t>传统模型</w:t>
      </w:r>
      <w:r>
        <w:rPr>
          <w:rFonts w:ascii="Times New Roman" w:eastAsia="华文楷体" w:hAnsi="Times New Roman" w:cs="Times New Roman" w:hint="eastAsia"/>
        </w:rPr>
        <w:t>减小</w:t>
      </w:r>
      <w:r>
        <w:rPr>
          <w:rFonts w:ascii="Times New Roman" w:eastAsia="华文楷体" w:hAnsi="Times New Roman" w:cs="Times New Roman" w:hint="eastAsia"/>
        </w:rPr>
        <w:t>68%</w:t>
      </w:r>
      <w:r>
        <w:rPr>
          <w:rFonts w:ascii="Times New Roman" w:eastAsia="华文楷体" w:hAnsi="Times New Roman" w:cs="Times New Roman" w:hint="eastAsia"/>
        </w:rPr>
        <w:t>以上</w:t>
      </w:r>
      <w:r>
        <w:rPr>
          <w:rFonts w:ascii="Times New Roman" w:eastAsia="华文楷体" w:hAnsi="Times New Roman" w:cs="Times New Roman"/>
        </w:rPr>
        <w:t>。</w:t>
      </w:r>
    </w:p>
    <w:p w:rsidR="003B6EDA" w:rsidRDefault="003E21D5">
      <w:pPr>
        <w:ind w:firstLine="395"/>
        <w:rPr>
          <w:rFonts w:ascii="Times New Roman" w:eastAsia="华文楷体" w:hAnsi="Times New Roman" w:cs="Times New Roman"/>
        </w:rPr>
      </w:pPr>
      <w:r>
        <w:rPr>
          <w:rFonts w:ascii="Times New Roman" w:eastAsia="华文楷体" w:hAnsi="Times New Roman" w:cs="Times New Roman" w:hint="eastAsia"/>
        </w:rPr>
        <w:t>惯性</w:t>
      </w:r>
      <w:r>
        <w:rPr>
          <w:rFonts w:ascii="Times New Roman" w:eastAsia="华文楷体" w:hAnsi="Times New Roman" w:cs="Times New Roman" w:hint="eastAsia"/>
        </w:rPr>
        <w:t>/</w:t>
      </w:r>
      <w:r>
        <w:rPr>
          <w:rFonts w:ascii="Times New Roman" w:eastAsia="华文楷体" w:hAnsi="Times New Roman" w:cs="Times New Roman" w:hint="eastAsia"/>
        </w:rPr>
        <w:t>视觉组合导航是行星探测巡视器的一种重要自主导航手段。目前在传统的以惯性与视觉相对运动参数差为观测量的惯性</w:t>
      </w:r>
      <w:r>
        <w:rPr>
          <w:rFonts w:ascii="Times New Roman" w:eastAsia="华文楷体" w:hAnsi="Times New Roman" w:cs="Times New Roman" w:hint="eastAsia"/>
        </w:rPr>
        <w:t>/</w:t>
      </w:r>
      <w:r>
        <w:rPr>
          <w:rFonts w:ascii="Times New Roman" w:eastAsia="华文楷体" w:hAnsi="Times New Roman" w:cs="Times New Roman" w:hint="eastAsia"/>
        </w:rPr>
        <w:t>视觉组合导航模型中，为了得到简单的观测矩阵，惯性姿态误差与平台失准角之间的函数关系</w:t>
      </w:r>
      <w:ins w:id="19" w:author="xyz" w:date="2014-11-19T21:21:00Z">
        <w:r>
          <w:rPr>
            <w:rFonts w:ascii="Times New Roman" w:eastAsia="华文楷体" w:hAnsi="Times New Roman" w:cs="Times New Roman" w:hint="eastAsia"/>
          </w:rPr>
          <w:t>往往通过近似处理得到</w:t>
        </w:r>
      </w:ins>
      <w:del w:id="20" w:author="xyz" w:date="2014-11-19T21:35:00Z">
        <w:r>
          <w:rPr>
            <w:rFonts w:ascii="Times New Roman" w:eastAsia="华文楷体" w:hAnsi="Times New Roman" w:cs="Times New Roman" w:hint="eastAsia"/>
          </w:rPr>
          <w:delText>存在近似处理</w:delText>
        </w:r>
      </w:del>
      <w:r>
        <w:rPr>
          <w:rFonts w:ascii="Times New Roman" w:eastAsia="华文楷体" w:hAnsi="Times New Roman" w:cs="Times New Roman" w:hint="eastAsia"/>
        </w:rPr>
        <w:t>。但当航向角较大时，该近似处理</w:t>
      </w:r>
      <w:ins w:id="21" w:author="xyz" w:date="2014-11-19T21:22:00Z">
        <w:r>
          <w:rPr>
            <w:rFonts w:ascii="Times New Roman" w:eastAsia="华文楷体" w:hAnsi="Times New Roman" w:cs="Times New Roman" w:hint="eastAsia"/>
          </w:rPr>
          <w:t>会</w:t>
        </w:r>
      </w:ins>
      <w:r>
        <w:rPr>
          <w:rFonts w:ascii="Times New Roman" w:eastAsia="华文楷体" w:hAnsi="Times New Roman" w:cs="Times New Roman" w:hint="eastAsia"/>
        </w:rPr>
        <w:t>带来</w:t>
      </w:r>
      <w:del w:id="22" w:author="xyz" w:date="2014-11-19T21:23:00Z">
        <w:r>
          <w:rPr>
            <w:rFonts w:ascii="Times New Roman" w:eastAsia="华文楷体" w:hAnsi="Times New Roman" w:cs="Times New Roman" w:hint="eastAsia"/>
          </w:rPr>
          <w:delText>的</w:delText>
        </w:r>
      </w:del>
      <w:ins w:id="23" w:author="xyz" w:date="2014-11-19T21:23:00Z">
        <w:r>
          <w:rPr>
            <w:rFonts w:ascii="Times New Roman" w:eastAsia="华文楷体" w:hAnsi="Times New Roman" w:cs="Times New Roman" w:hint="eastAsia"/>
          </w:rPr>
          <w:t>很大的</w:t>
        </w:r>
      </w:ins>
      <w:r>
        <w:rPr>
          <w:rFonts w:ascii="Times New Roman" w:eastAsia="华文楷体" w:hAnsi="Times New Roman" w:cs="Times New Roman" w:hint="eastAsia"/>
        </w:rPr>
        <w:t>误差</w:t>
      </w:r>
      <w:ins w:id="24" w:author="xyz" w:date="2014-11-19T21:23:00Z">
        <w:r>
          <w:rPr>
            <w:rFonts w:ascii="Times New Roman" w:eastAsia="华文楷体" w:hAnsi="Times New Roman" w:cs="Times New Roman" w:hint="eastAsia"/>
          </w:rPr>
          <w:t>，</w:t>
        </w:r>
      </w:ins>
      <w:r>
        <w:rPr>
          <w:rFonts w:ascii="Times New Roman" w:eastAsia="华文楷体" w:hAnsi="Times New Roman" w:cs="Times New Roman" w:hint="eastAsia"/>
        </w:rPr>
        <w:t>甚至会大于平台失准角，</w:t>
      </w:r>
      <w:ins w:id="25" w:author="xyz" w:date="2014-11-19T21:23:00Z">
        <w:r>
          <w:rPr>
            <w:rFonts w:ascii="Times New Roman" w:eastAsia="华文楷体" w:hAnsi="Times New Roman" w:cs="Times New Roman" w:hint="eastAsia"/>
          </w:rPr>
          <w:t>进而</w:t>
        </w:r>
      </w:ins>
      <w:r>
        <w:rPr>
          <w:rFonts w:ascii="Times New Roman" w:eastAsia="华文楷体" w:hAnsi="Times New Roman" w:cs="Times New Roman" w:hint="eastAsia"/>
        </w:rPr>
        <w:t>导致导航精度下降。为解决该问题，本文提出了一种避免该近似处理的新观测量误差分析方法，</w:t>
      </w:r>
      <w:del w:id="26" w:author="xyz" w:date="2014-11-19T21:33:00Z">
        <w:r>
          <w:rPr>
            <w:rFonts w:ascii="Times New Roman" w:eastAsia="华文楷体" w:hAnsi="Times New Roman" w:cs="Times New Roman" w:hint="eastAsia"/>
          </w:rPr>
          <w:delText>从而</w:delText>
        </w:r>
      </w:del>
      <w:ins w:id="27" w:author="xyz" w:date="2014-11-19T21:23:00Z">
        <w:r>
          <w:rPr>
            <w:rFonts w:ascii="Times New Roman" w:eastAsia="华文楷体" w:hAnsi="Times New Roman" w:cs="Times New Roman" w:hint="eastAsia"/>
          </w:rPr>
          <w:t>并</w:t>
        </w:r>
      </w:ins>
      <w:r>
        <w:rPr>
          <w:rFonts w:ascii="Times New Roman" w:eastAsia="华文楷体" w:hAnsi="Times New Roman" w:cs="Times New Roman" w:hint="eastAsia"/>
        </w:rPr>
        <w:t>建立了改进的观测模型。该方法利用含误差的惯性姿态已知的特点，</w:t>
      </w:r>
      <w:ins w:id="28" w:author="xyz" w:date="2014-11-19T22:11:00Z">
        <w:r>
          <w:rPr>
            <w:rFonts w:ascii="Times New Roman" w:eastAsia="华文楷体" w:hAnsi="Times New Roman" w:cs="Times New Roman" w:hint="eastAsia"/>
          </w:rPr>
          <w:t>通过具体的公式推导</w:t>
        </w:r>
      </w:ins>
      <w:r>
        <w:rPr>
          <w:rFonts w:ascii="Times New Roman" w:eastAsia="华文楷体" w:hAnsi="Times New Roman" w:cs="Times New Roman" w:hint="eastAsia"/>
        </w:rPr>
        <w:t>得到了更精确的惯性相对旋转四元数误差表达式，减少了</w:t>
      </w:r>
      <w:proofErr w:type="spellStart"/>
      <w:r>
        <w:rPr>
          <w:rFonts w:ascii="Times New Roman" w:eastAsia="华文楷体" w:hAnsi="Times New Roman" w:cs="Times New Roman" w:hint="eastAsia"/>
        </w:rPr>
        <w:t>Kalman</w:t>
      </w:r>
      <w:proofErr w:type="spellEnd"/>
      <w:r>
        <w:rPr>
          <w:rFonts w:ascii="Times New Roman" w:eastAsia="华文楷体" w:hAnsi="Times New Roman" w:cs="Times New Roman" w:hint="eastAsia"/>
        </w:rPr>
        <w:t>滤波中惯性与视觉相对旋转差</w:t>
      </w:r>
      <w:ins w:id="29" w:author="xyz" w:date="2014-11-19T21:53:00Z">
        <w:r>
          <w:rPr>
            <w:rFonts w:ascii="Times New Roman" w:eastAsia="华文楷体" w:hAnsi="Times New Roman" w:cs="Times New Roman" w:hint="eastAsia"/>
          </w:rPr>
          <w:t>的预测</w:t>
        </w:r>
      </w:ins>
      <w:del w:id="30" w:author="xyz" w:date="2014-11-19T21:53:00Z">
        <w:r>
          <w:rPr>
            <w:rFonts w:ascii="Times New Roman" w:eastAsia="华文楷体" w:hAnsi="Times New Roman" w:cs="Times New Roman" w:hint="eastAsia"/>
          </w:rPr>
          <w:delText>由平台失准角进行预测的</w:delText>
        </w:r>
      </w:del>
      <w:r>
        <w:rPr>
          <w:rFonts w:ascii="Times New Roman" w:eastAsia="华文楷体" w:hAnsi="Times New Roman" w:cs="Times New Roman" w:hint="eastAsia"/>
        </w:rPr>
        <w:t>误差。月面仿真和地面实验表明</w:t>
      </w:r>
      <w:ins w:id="31" w:author="xyz" w:date="2014-11-19T22:00:00Z">
        <w:r>
          <w:rPr>
            <w:rFonts w:ascii="Times New Roman" w:eastAsia="华文楷体" w:hAnsi="Times New Roman" w:cs="Times New Roman" w:hint="eastAsia"/>
          </w:rPr>
          <w:t>该</w:t>
        </w:r>
      </w:ins>
      <w:del w:id="32" w:author="xyz" w:date="2014-11-19T21:54:00Z">
        <w:r>
          <w:rPr>
            <w:rFonts w:ascii="Times New Roman" w:eastAsia="华文楷体" w:hAnsi="Times New Roman" w:cs="Times New Roman" w:hint="eastAsia"/>
          </w:rPr>
          <w:delText>所提出</w:delText>
        </w:r>
      </w:del>
      <w:ins w:id="33" w:author="xyz" w:date="2014-11-19T21:54:00Z">
        <w:r>
          <w:rPr>
            <w:rFonts w:ascii="Times New Roman" w:eastAsia="华文楷体" w:hAnsi="Times New Roman" w:cs="Times New Roman" w:hint="eastAsia"/>
          </w:rPr>
          <w:t>改进</w:t>
        </w:r>
      </w:ins>
      <w:del w:id="34" w:author="xyz" w:date="2014-11-19T21:55:00Z">
        <w:r>
          <w:rPr>
            <w:rFonts w:ascii="Times New Roman" w:eastAsia="华文楷体" w:hAnsi="Times New Roman" w:cs="Times New Roman" w:hint="eastAsia"/>
          </w:rPr>
          <w:delText>模型</w:delText>
        </w:r>
      </w:del>
      <w:ins w:id="35" w:author="xyz" w:date="2014-11-19T21:55:00Z">
        <w:r>
          <w:rPr>
            <w:rFonts w:ascii="Times New Roman" w:eastAsia="华文楷体" w:hAnsi="Times New Roman" w:cs="Times New Roman" w:hint="eastAsia"/>
          </w:rPr>
          <w:t>方法</w:t>
        </w:r>
      </w:ins>
      <w:ins w:id="36" w:author="xyz" w:date="2014-11-19T22:00:00Z">
        <w:r>
          <w:rPr>
            <w:rFonts w:ascii="Times New Roman" w:eastAsia="华文楷体" w:hAnsi="Times New Roman" w:cs="Times New Roman" w:hint="eastAsia"/>
          </w:rPr>
          <w:t>相对传统的方法具有</w:t>
        </w:r>
      </w:ins>
      <w:ins w:id="37" w:author="xyz" w:date="2014-11-19T22:06:00Z">
        <w:r>
          <w:rPr>
            <w:rFonts w:ascii="Times New Roman" w:eastAsia="华文楷体" w:hAnsi="Times New Roman" w:cs="Times New Roman" w:hint="eastAsia"/>
          </w:rPr>
          <w:t>较</w:t>
        </w:r>
      </w:ins>
      <w:ins w:id="38" w:author="xyz" w:date="2014-11-19T22:01:00Z">
        <w:r>
          <w:rPr>
            <w:rFonts w:ascii="Times New Roman" w:eastAsia="华文楷体" w:hAnsi="Times New Roman" w:cs="Times New Roman" w:hint="eastAsia"/>
          </w:rPr>
          <w:t>高的导航精度，其中</w:t>
        </w:r>
      </w:ins>
      <w:ins w:id="39" w:author="xyz" w:date="2014-11-19T21:55:00Z">
        <w:r>
          <w:rPr>
            <w:rFonts w:ascii="Times New Roman" w:eastAsia="华文楷体" w:hAnsi="Times New Roman" w:cs="Times New Roman" w:hint="eastAsia"/>
          </w:rPr>
          <w:t>位置精度</w:t>
        </w:r>
      </w:ins>
      <w:ins w:id="40" w:author="xyz" w:date="2014-11-19T22:14:00Z">
        <w:r>
          <w:rPr>
            <w:rFonts w:ascii="Times New Roman" w:eastAsia="华文楷体" w:hAnsi="Times New Roman" w:cs="Times New Roman" w:hint="eastAsia"/>
          </w:rPr>
          <w:t>可</w:t>
        </w:r>
      </w:ins>
      <w:ins w:id="41" w:author="xyz" w:date="2014-11-19T22:15:00Z">
        <w:r>
          <w:rPr>
            <w:rFonts w:ascii="Times New Roman" w:eastAsia="华文楷体" w:hAnsi="Times New Roman" w:cs="Times New Roman" w:hint="eastAsia"/>
          </w:rPr>
          <w:t>提高</w:t>
        </w:r>
        <w:r>
          <w:rPr>
            <w:rFonts w:ascii="Times New Roman" w:eastAsia="华文楷体" w:hAnsi="Times New Roman" w:cs="Times New Roman" w:hint="eastAsia"/>
          </w:rPr>
          <w:t>68%</w:t>
        </w:r>
        <w:r>
          <w:rPr>
            <w:rFonts w:ascii="Times New Roman" w:eastAsia="华文楷体" w:hAnsi="Times New Roman" w:cs="Times New Roman" w:hint="eastAsia"/>
          </w:rPr>
          <w:t>以上。</w:t>
        </w:r>
      </w:ins>
      <w:del w:id="42" w:author="xyz" w:date="2014-11-19T22:16:00Z">
        <w:r>
          <w:rPr>
            <w:rFonts w:ascii="Times New Roman" w:eastAsia="华文楷体" w:hAnsi="Times New Roman" w:cs="Times New Roman" w:hint="eastAsia"/>
          </w:rPr>
          <w:delText>的位置误差比传统模型减小</w:delText>
        </w:r>
        <w:r>
          <w:rPr>
            <w:rFonts w:ascii="Times New Roman" w:eastAsia="华文楷体" w:hAnsi="Times New Roman" w:cs="Times New Roman" w:hint="eastAsia"/>
          </w:rPr>
          <w:delText>68%</w:delText>
        </w:r>
        <w:r>
          <w:rPr>
            <w:rFonts w:ascii="Times New Roman" w:eastAsia="华文楷体" w:hAnsi="Times New Roman" w:cs="Times New Roman" w:hint="eastAsia"/>
          </w:rPr>
          <w:delText>以上。</w:delText>
        </w:r>
      </w:del>
    </w:p>
    <w:p w:rsidR="003B6EDA" w:rsidRDefault="003E21D5">
      <w:pPr>
        <w:ind w:firstLine="395"/>
        <w:rPr>
          <w:rFonts w:ascii="Times New Roman" w:eastAsia="华文楷体" w:hAnsi="Times New Roman" w:cs="Times New Roman"/>
        </w:rPr>
      </w:pPr>
      <w:r>
        <w:rPr>
          <w:rFonts w:ascii="Times New Roman" w:eastAsia="黑体" w:hAnsi="Times New Roman" w:cs="Times New Roman"/>
          <w:szCs w:val="21"/>
        </w:rPr>
        <w:t>关键词</w:t>
      </w:r>
      <w:r>
        <w:rPr>
          <w:rFonts w:ascii="Times New Roman" w:eastAsia="黑体" w:hAnsi="Times New Roman" w:cs="Times New Roman"/>
          <w:szCs w:val="21"/>
        </w:rPr>
        <w:t xml:space="preserve">  </w:t>
      </w:r>
      <w:r>
        <w:rPr>
          <w:rFonts w:ascii="Times New Roman" w:eastAsia="华文仿宋" w:hAnsi="Times New Roman" w:cs="Times New Roman"/>
        </w:rPr>
        <w:t>惯性导航；视觉导航；组合导航；观测模型；月面巡视器</w:t>
      </w:r>
    </w:p>
    <w:p w:rsidR="003B6EDA" w:rsidRDefault="003E21D5">
      <w:pPr>
        <w:pStyle w:val="2"/>
      </w:pPr>
      <w:r>
        <w:t xml:space="preserve">1 </w:t>
      </w:r>
      <w:r>
        <w:t>引言</w:t>
      </w:r>
    </w:p>
    <w:p w:rsidR="003B6EDA" w:rsidRDefault="003E21D5">
      <w:pPr>
        <w:ind w:firstLine="420"/>
        <w:rPr>
          <w:rFonts w:ascii="Times New Roman" w:hAnsi="Times New Roman" w:cs="Times New Roman"/>
        </w:rPr>
      </w:pPr>
      <w:r>
        <w:rPr>
          <w:rFonts w:ascii="Times New Roman" w:hAnsi="Times New Roman" w:cs="Times New Roman"/>
        </w:rPr>
        <w:t>惯性导航与视觉导航相结合的导航方法已经成功应用于</w:t>
      </w:r>
      <w:r>
        <w:rPr>
          <w:rFonts w:ascii="Times New Roman" w:hAnsi="Times New Roman" w:cs="Times New Roman"/>
        </w:rPr>
        <w:t>NASA</w:t>
      </w:r>
      <w:r>
        <w:rPr>
          <w:rFonts w:ascii="Times New Roman" w:hAnsi="Times New Roman" w:cs="Times New Roman"/>
        </w:rPr>
        <w:t>于</w:t>
      </w:r>
      <w:r>
        <w:rPr>
          <w:rFonts w:ascii="Times New Roman" w:hAnsi="Times New Roman" w:cs="Times New Roman"/>
        </w:rPr>
        <w:t>2004</w:t>
      </w:r>
      <w:r>
        <w:rPr>
          <w:rFonts w:ascii="Times New Roman" w:hAnsi="Times New Roman" w:cs="Times New Roman"/>
        </w:rPr>
        <w:t>年发射的</w:t>
      </w:r>
      <w:r>
        <w:rPr>
          <w:rFonts w:ascii="Times New Roman" w:hAnsi="Times New Roman" w:cs="Times New Roman"/>
        </w:rPr>
        <w:t>“</w:t>
      </w:r>
      <w:r>
        <w:rPr>
          <w:rFonts w:ascii="Times New Roman" w:hAnsi="Times New Roman" w:cs="Times New Roman"/>
        </w:rPr>
        <w:t>勇气号</w:t>
      </w:r>
      <w:r>
        <w:rPr>
          <w:rFonts w:ascii="Times New Roman" w:hAnsi="Times New Roman" w:cs="Times New Roman"/>
        </w:rPr>
        <w:t>”</w:t>
      </w:r>
      <w:r>
        <w:rPr>
          <w:rFonts w:ascii="Times New Roman" w:hAnsi="Times New Roman" w:cs="Times New Roman"/>
        </w:rPr>
        <w:t>和</w:t>
      </w:r>
      <w:r>
        <w:rPr>
          <w:rFonts w:ascii="Times New Roman" w:hAnsi="Times New Roman" w:cs="Times New Roman"/>
        </w:rPr>
        <w:t>“</w:t>
      </w:r>
      <w:r>
        <w:rPr>
          <w:rFonts w:ascii="Times New Roman" w:hAnsi="Times New Roman" w:cs="Times New Roman"/>
        </w:rPr>
        <w:t>机遇号</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Pr>
          <w:rFonts w:ascii="Times New Roman" w:hAnsi="Times New Roman" w:cs="Times New Roman"/>
        </w:rPr>
        <w:fldChar w:fldCharType="separate"/>
      </w:r>
      <w:r>
        <w:rPr>
          <w:rFonts w:ascii="Times New Roman" w:hAnsi="Times New Roman" w:cs="Times New Roman"/>
          <w:vertAlign w:val="superscript"/>
        </w:rPr>
        <w:t>[</w:t>
      </w:r>
      <w:hyperlink w:anchor="_ENREF_1" w:tooltip="Maimone, 2007 #3" w:history="1">
        <w:r>
          <w:rPr>
            <w:rFonts w:ascii="Times New Roman" w:hAnsi="Times New Roman" w:cs="Times New Roman"/>
            <w:vertAlign w:val="superscript"/>
          </w:rPr>
          <w:t>1</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2012</w:t>
      </w:r>
      <w:r>
        <w:rPr>
          <w:rFonts w:ascii="Times New Roman" w:hAnsi="Times New Roman" w:cs="Times New Roman"/>
        </w:rPr>
        <w:t>年发射的</w:t>
      </w:r>
      <w:r>
        <w:rPr>
          <w:rFonts w:ascii="Times New Roman" w:hAnsi="Times New Roman" w:cs="Times New Roman"/>
        </w:rPr>
        <w:t>“</w:t>
      </w:r>
      <w:r>
        <w:rPr>
          <w:rFonts w:ascii="Times New Roman" w:hAnsi="Times New Roman" w:cs="Times New Roman"/>
        </w:rPr>
        <w:t>好奇号</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Pr>
          <w:rFonts w:ascii="Times New Roman" w:hAnsi="Times New Roman" w:cs="Times New Roman"/>
        </w:rPr>
        <w:fldChar w:fldCharType="separate"/>
      </w:r>
      <w:r>
        <w:rPr>
          <w:rFonts w:ascii="Times New Roman" w:hAnsi="Times New Roman" w:cs="Times New Roman"/>
          <w:vertAlign w:val="superscript"/>
        </w:rPr>
        <w:t>[</w:t>
      </w:r>
      <w:hyperlink w:anchor="_ENREF_2" w:tooltip="Grotzinger, 2012 #1" w:history="1">
        <w:r>
          <w:rPr>
            <w:rFonts w:ascii="Times New Roman" w:hAnsi="Times New Roman" w:cs="Times New Roman"/>
            <w:vertAlign w:val="superscript"/>
          </w:rPr>
          <w:t>2</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以及中国于</w:t>
      </w:r>
      <w:r>
        <w:rPr>
          <w:rFonts w:ascii="Times New Roman" w:hAnsi="Times New Roman" w:cs="Times New Roman"/>
        </w:rPr>
        <w:t>2013</w:t>
      </w:r>
      <w:r>
        <w:rPr>
          <w:rFonts w:ascii="Times New Roman" w:hAnsi="Times New Roman" w:cs="Times New Roman"/>
        </w:rPr>
        <w:t>年发射的</w:t>
      </w:r>
      <w:r>
        <w:rPr>
          <w:rFonts w:ascii="Times New Roman" w:hAnsi="Times New Roman" w:cs="Times New Roman"/>
        </w:rPr>
        <w:t>“</w:t>
      </w:r>
      <w:r>
        <w:rPr>
          <w:rFonts w:ascii="Times New Roman" w:hAnsi="Times New Roman" w:cs="Times New Roman"/>
        </w:rPr>
        <w:t>玉兔号</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EN.CITE &lt;EndNote&gt;&lt;Cite&gt;&lt;Author&gt;</w:instrText>
      </w:r>
      <w:r>
        <w:rPr>
          <w:rFonts w:ascii="Times New Roman" w:hAnsi="Times New Roman" w:cs="Times New Roman"/>
        </w:rPr>
        <w:instrText>刘传凯</w:instrText>
      </w:r>
      <w:r>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Pr>
          <w:rFonts w:ascii="Times New Roman" w:hAnsi="Times New Roman" w:cs="Times New Roman"/>
        </w:rPr>
        <w:instrText>刘传凯</w:instrText>
      </w:r>
      <w:r>
        <w:rPr>
          <w:rFonts w:ascii="Times New Roman" w:hAnsi="Times New Roman" w:cs="Times New Roman"/>
        </w:rPr>
        <w:instrText>&lt;/style&gt;&lt;/author&gt;&lt;author&gt;&lt;style face="normal" font="default" charset="134" size="100%"&gt;</w:instrText>
      </w:r>
      <w:r>
        <w:rPr>
          <w:rFonts w:ascii="Times New Roman" w:hAnsi="Times New Roman" w:cs="Times New Roman"/>
        </w:rPr>
        <w:instrText>王保丰</w:instrText>
      </w:r>
      <w:r>
        <w:rPr>
          <w:rFonts w:ascii="Times New Roman" w:hAnsi="Times New Roman" w:cs="Times New Roman"/>
        </w:rPr>
        <w:instrText>&lt;/style&gt;&lt;/author&gt;&lt;author&gt;&lt;style face="normal" font="default" charset="134" size="100%"&gt;</w:instrText>
      </w:r>
      <w:r>
        <w:rPr>
          <w:rFonts w:ascii="Times New Roman" w:hAnsi="Times New Roman" w:cs="Times New Roman"/>
        </w:rPr>
        <w:instrText>王</w:instrText>
      </w:r>
      <w:r>
        <w:rPr>
          <w:rFonts w:ascii="Times New Roman" w:hAnsi="Times New Roman" w:cs="Times New Roman"/>
        </w:rPr>
        <w:instrText xml:space="preserve">   </w:instrText>
      </w:r>
      <w:r>
        <w:rPr>
          <w:rFonts w:ascii="Times New Roman" w:hAnsi="Times New Roman" w:cs="Times New Roman"/>
        </w:rPr>
        <w:instrText>镓</w:instrText>
      </w:r>
      <w:r>
        <w:rPr>
          <w:rFonts w:ascii="Times New Roman" w:hAnsi="Times New Roman" w:cs="Times New Roman"/>
        </w:rPr>
        <w:instrText>&lt;/style&gt;&lt;/author&gt;&lt;author&gt;&lt;style face="normal" font="default" charset="134" size="100%"&gt;</w:instrText>
      </w:r>
      <w:r>
        <w:rPr>
          <w:rFonts w:ascii="Times New Roman" w:hAnsi="Times New Roman" w:cs="Times New Roman"/>
        </w:rPr>
        <w:instrText>唐歌实</w:instrText>
      </w:r>
      <w:r>
        <w:rPr>
          <w:rFonts w:ascii="Times New Roman" w:hAnsi="Times New Roman" w:cs="Times New Roman"/>
        </w:rPr>
        <w:instrText>&lt;/style&gt;&lt;/author&gt;&lt;author&gt;&lt;style face="normal" font="default" charset="134" size="100%"&gt;</w:instrText>
      </w:r>
      <w:r>
        <w:rPr>
          <w:rFonts w:ascii="Times New Roman" w:hAnsi="Times New Roman" w:cs="Times New Roman"/>
        </w:rPr>
        <w:instrText>万文辉</w:instrText>
      </w:r>
      <w:r>
        <w:rPr>
          <w:rFonts w:ascii="Times New Roman" w:hAnsi="Times New Roman" w:cs="Times New Roman"/>
        </w:rPr>
        <w:instrText>&lt;/style&gt;&lt;/author&gt;&lt;author&gt;&lt;style face="normal" font="default" charset="134" size="100%"&gt;</w:instrText>
      </w:r>
      <w:r>
        <w:rPr>
          <w:rFonts w:ascii="Times New Roman" w:hAnsi="Times New Roman" w:cs="Times New Roman"/>
        </w:rPr>
        <w:instrText>卜彦龙</w:instrText>
      </w:r>
      <w:r>
        <w:rPr>
          <w:rFonts w:ascii="Times New Roman" w:hAnsi="Times New Roman" w:cs="Times New Roman"/>
        </w:rPr>
        <w:instrText>&lt;/style&gt;&lt;/author&gt;&lt;/authors&gt;&lt;/contributors&gt;&lt;titles&gt;&lt;title&gt;&lt;style face="normal" font="default" charset="134" size="100%"&gt;</w:instrText>
      </w:r>
      <w:r>
        <w:rPr>
          <w:rFonts w:ascii="Times New Roman" w:hAnsi="Times New Roman" w:cs="Times New Roman"/>
        </w:rPr>
        <w:instrText>嫦娥三号巡视器的惯导与视觉组合定姿定位</w:instrText>
      </w:r>
      <w:r>
        <w:rPr>
          <w:rFonts w:ascii="Times New Roman" w:hAnsi="Times New Roman" w:cs="Times New Roman"/>
        </w:rPr>
        <w:instrText>&lt;/style&gt;&lt;/title&gt;&lt;secondary-title&gt;&lt;style face="normal" font="default" charset="134" size="100%"&gt;</w:instrText>
      </w:r>
      <w:r>
        <w:rPr>
          <w:rFonts w:ascii="Times New Roman" w:hAnsi="Times New Roman" w:cs="Times New Roman"/>
        </w:rPr>
        <w:instrText>飞行器测控学报</w:instrText>
      </w:r>
      <w:r>
        <w:rPr>
          <w:rFonts w:ascii="Times New Roman" w:hAnsi="Times New Roman" w:cs="Times New Roman"/>
        </w:rPr>
        <w:instrText>&lt;/style&gt;&lt;/secondary-title&gt;&lt;/titles&gt;&lt;periodical&gt;&lt;full-title&gt;</w:instrText>
      </w:r>
      <w:r>
        <w:rPr>
          <w:rFonts w:ascii="Times New Roman" w:hAnsi="Times New Roman" w:cs="Times New Roman"/>
        </w:rPr>
        <w:instrText>飞行器测控学报</w:instrText>
      </w:r>
      <w:r>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Pr>
          <w:rFonts w:ascii="Times New Roman" w:hAnsi="Times New Roman" w:cs="Times New Roman"/>
        </w:rPr>
        <w:fldChar w:fldCharType="separate"/>
      </w:r>
      <w:r>
        <w:rPr>
          <w:rFonts w:ascii="Times New Roman" w:hAnsi="Times New Roman" w:cs="Times New Roman"/>
          <w:vertAlign w:val="superscript"/>
        </w:rPr>
        <w:t>[</w:t>
      </w:r>
      <w:hyperlink w:anchor="_ENREF_3" w:tooltip="刘传凯, 2014 #142" w:history="1">
        <w:r>
          <w:rPr>
            <w:rFonts w:ascii="Times New Roman" w:hAnsi="Times New Roman" w:cs="Times New Roman"/>
            <w:vertAlign w:val="superscript"/>
          </w:rPr>
          <w:t>3</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。本文以月面巡视器为例进行惯性</w:t>
      </w:r>
      <w:r>
        <w:rPr>
          <w:rFonts w:ascii="Times New Roman" w:hAnsi="Times New Roman" w:cs="Times New Roman"/>
        </w:rPr>
        <w:t>/</w:t>
      </w:r>
      <w:r>
        <w:rPr>
          <w:rFonts w:ascii="Times New Roman" w:hAnsi="Times New Roman" w:cs="Times New Roman"/>
        </w:rPr>
        <w:t>视觉组合导航相关研究。</w:t>
      </w:r>
    </w:p>
    <w:p w:rsidR="003B6EDA" w:rsidRDefault="003E21D5">
      <w:pPr>
        <w:ind w:firstLine="420"/>
        <w:rPr>
          <w:rFonts w:ascii="Times New Roman" w:hAnsi="Times New Roman" w:cs="Times New Roman"/>
        </w:rPr>
      </w:pPr>
      <w:r>
        <w:rPr>
          <w:rFonts w:ascii="Times New Roman" w:hAnsi="Times New Roman" w:cs="Times New Roman"/>
        </w:rPr>
        <w:t>惯性</w:t>
      </w:r>
      <w:r>
        <w:rPr>
          <w:rFonts w:ascii="Times New Roman" w:hAnsi="Times New Roman" w:cs="Times New Roman"/>
        </w:rPr>
        <w:t>/</w:t>
      </w:r>
      <w:r>
        <w:rPr>
          <w:rFonts w:ascii="Times New Roman" w:hAnsi="Times New Roman" w:cs="Times New Roman"/>
        </w:rPr>
        <w:t>视觉组合导航方法通常基于惯性系统建立状态模型，基于视觉信息建立观测模型，观测量的构建主要包括三种类型：特征点坐标</w:t>
      </w:r>
      <w:r>
        <w:rPr>
          <w:rFonts w:ascii="Times New Roman" w:hAnsi="Times New Roman" w:cs="Times New Roman"/>
        </w:rPr>
        <w:fldChar w:fldCharType="begin"/>
      </w:r>
      <w:r>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Pr>
          <w:rFonts w:ascii="Times New Roman" w:hAnsi="Times New Roman" w:cs="Times New Roman"/>
        </w:rPr>
        <w:fldChar w:fldCharType="separate"/>
      </w:r>
      <w:r>
        <w:rPr>
          <w:rFonts w:ascii="Times New Roman" w:hAnsi="Times New Roman" w:cs="Times New Roman"/>
          <w:vertAlign w:val="superscript"/>
        </w:rPr>
        <w:t>[</w:t>
      </w:r>
      <w:hyperlink w:anchor="_ENREF_4" w:tooltip="Mourikis, 2009 #26" w:history="1">
        <w:r>
          <w:rPr>
            <w:rFonts w:ascii="Times New Roman" w:hAnsi="Times New Roman" w:cs="Times New Roman"/>
            <w:vertAlign w:val="superscript"/>
          </w:rPr>
          <w:t>4</w:t>
        </w:r>
      </w:hyperlink>
      <w:r>
        <w:rPr>
          <w:rFonts w:ascii="Times New Roman" w:hAnsi="Times New Roman" w:cs="Times New Roman"/>
          <w:vertAlign w:val="superscript"/>
        </w:rPr>
        <w:t xml:space="preserve">, </w:t>
      </w:r>
      <w:hyperlink w:anchor="_ENREF_5" w:tooltip="Li, 2013 #93" w:history="1">
        <w:r>
          <w:rPr>
            <w:rFonts w:ascii="Times New Roman" w:hAnsi="Times New Roman" w:cs="Times New Roman"/>
            <w:vertAlign w:val="superscript"/>
          </w:rPr>
          <w:t>5</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、视觉相对运动参数</w:t>
      </w:r>
      <w:r>
        <w:rPr>
          <w:rFonts w:ascii="Times New Roman" w:hAnsi="Times New Roman" w:cs="Times New Roman"/>
        </w:rPr>
        <w:fldChar w:fldCharType="begin"/>
      </w:r>
      <w:r>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Pr>
          <w:rFonts w:ascii="Times New Roman" w:hAnsi="Times New Roman" w:cs="Times New Roman"/>
        </w:rPr>
        <w:fldChar w:fldCharType="separate"/>
      </w:r>
      <w:r>
        <w:rPr>
          <w:rFonts w:ascii="Times New Roman" w:hAnsi="Times New Roman" w:cs="Times New Roman"/>
          <w:vertAlign w:val="superscript"/>
        </w:rPr>
        <w:t>[</w:t>
      </w:r>
      <w:hyperlink w:anchor="_ENREF_6" w:tooltip="Tardif, 2010 #15" w:history="1">
        <w:r>
          <w:rPr>
            <w:rFonts w:ascii="Times New Roman" w:hAnsi="Times New Roman" w:cs="Times New Roman"/>
            <w:vertAlign w:val="superscript"/>
          </w:rPr>
          <w:t>6</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、惯性与视觉相对运动参数差</w:t>
      </w:r>
      <w:r>
        <w:rPr>
          <w:rFonts w:ascii="Times New Roman" w:hAnsi="Times New Roman" w:cs="Times New Roman"/>
        </w:rPr>
        <w:fldChar w:fldCharType="begin"/>
      </w:r>
      <w:r>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Pr>
          <w:rFonts w:ascii="Times New Roman" w:hAnsi="Times New Roman" w:cs="Times New Roman"/>
        </w:rPr>
        <w:fldChar w:fldCharType="separate"/>
      </w:r>
      <w:r>
        <w:rPr>
          <w:rFonts w:ascii="Times New Roman" w:hAnsi="Times New Roman" w:cs="Times New Roman"/>
          <w:vertAlign w:val="superscript"/>
        </w:rPr>
        <w:t>[</w:t>
      </w:r>
      <w:hyperlink w:anchor="_ENREF_7" w:tooltip="Mourikis, 2006 #14" w:history="1">
        <w:r>
          <w:rPr>
            <w:rFonts w:ascii="Times New Roman" w:hAnsi="Times New Roman" w:cs="Times New Roman"/>
            <w:vertAlign w:val="superscript"/>
          </w:rPr>
          <w:t>7</w:t>
        </w:r>
      </w:hyperlink>
      <w:r>
        <w:rPr>
          <w:rFonts w:ascii="Times New Roman" w:hAnsi="Times New Roman" w:cs="Times New Roman"/>
          <w:vertAlign w:val="superscript"/>
        </w:rPr>
        <w:t xml:space="preserve">, </w:t>
      </w:r>
      <w:hyperlink w:anchor="_ENREF_8" w:tooltip="Roumeliotis, 2002 #29" w:history="1">
        <w:r>
          <w:rPr>
            <w:rFonts w:ascii="Times New Roman" w:hAnsi="Times New Roman" w:cs="Times New Roman"/>
            <w:vertAlign w:val="superscript"/>
          </w:rPr>
          <w:t>8</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。其中，以特征点坐标和惯性与视觉相对运动参数差为观测量的传统组合导航观测模型中，为了使观测模型简单，</w:t>
      </w:r>
      <w:r>
        <w:rPr>
          <w:rFonts w:ascii="Times New Roman" w:hAnsi="Times New Roman" w:cs="Times New Roman" w:hint="eastAsia"/>
        </w:rPr>
        <w:t>将</w:t>
      </w:r>
      <w:r>
        <w:rPr>
          <w:rFonts w:ascii="Times New Roman" w:hAnsi="Times New Roman" w:cs="Times New Roman"/>
        </w:rPr>
        <w:t>惯性姿态误差与平台失准角之间</w:t>
      </w:r>
      <w:r>
        <w:rPr>
          <w:rFonts w:ascii="Times New Roman" w:hAnsi="Times New Roman" w:cs="Times New Roman" w:hint="eastAsia"/>
        </w:rPr>
        <w:t>函数关系进行了近似处理。</w:t>
      </w:r>
    </w:p>
    <w:p w:rsidR="003B6EDA" w:rsidRDefault="003E21D5">
      <w:pPr>
        <w:ind w:firstLine="420"/>
        <w:rPr>
          <w:rFonts w:ascii="Times New Roman" w:hAnsi="Times New Roman" w:cs="Times New Roman"/>
        </w:rPr>
      </w:pPr>
      <w:r>
        <w:rPr>
          <w:rFonts w:ascii="Times New Roman" w:hAnsi="Times New Roman" w:cs="Times New Roman"/>
        </w:rPr>
        <w:lastRenderedPageBreak/>
        <w:t>本文以相对运动参数差形式观测量的惯性</w:t>
      </w:r>
      <w:r>
        <w:rPr>
          <w:rFonts w:ascii="Times New Roman" w:hAnsi="Times New Roman" w:cs="Times New Roman"/>
        </w:rPr>
        <w:t>/</w:t>
      </w:r>
      <w:r>
        <w:rPr>
          <w:rFonts w:ascii="Times New Roman" w:hAnsi="Times New Roman" w:cs="Times New Roman"/>
        </w:rPr>
        <w:t>视觉组合导航方法为例，针对该近似处理研究观测模型的优化方法。首先在典型情况下分析了该近似处理的误差，发现当航向角较大时近似误差可超过平台失准角，不可忽略。然后</w:t>
      </w:r>
      <w:r>
        <w:rPr>
          <w:rFonts w:ascii="Times New Roman" w:hAnsi="Times New Roman" w:cs="Times New Roman" w:hint="eastAsia"/>
        </w:rPr>
        <w:t>根据</w:t>
      </w:r>
      <w:r>
        <w:rPr>
          <w:rFonts w:ascii="Times New Roman" w:hAnsi="Times New Roman" w:cs="Times New Roman"/>
        </w:rPr>
        <w:t>惯性姿态误差与平台失准角</w:t>
      </w:r>
      <w:r>
        <w:rPr>
          <w:rFonts w:ascii="Times New Roman" w:hAnsi="Times New Roman" w:cs="Times New Roman" w:hint="eastAsia"/>
        </w:rPr>
        <w:t>的准确函数关系</w:t>
      </w:r>
      <w:r>
        <w:rPr>
          <w:rFonts w:ascii="Times New Roman" w:hAnsi="Times New Roman" w:cs="Times New Roman"/>
        </w:rPr>
        <w:t>，建立了更精确的观测模型。最后在月面仿真实验与地面实验中验证了所提出的新组合导航模型可实现较传统模型更高的位置、姿态导航精度。</w:t>
      </w:r>
    </w:p>
    <w:p w:rsidR="003B6EDA" w:rsidRDefault="003E21D5">
      <w:pPr>
        <w:pStyle w:val="2"/>
      </w:pPr>
      <w:r>
        <w:t xml:space="preserve">2 </w:t>
      </w:r>
      <w:r>
        <w:t>坐标系</w:t>
      </w:r>
    </w:p>
    <w:p w:rsidR="003B6EDA" w:rsidRDefault="003E21D5">
      <w:pPr>
        <w:pStyle w:val="af5"/>
        <w:adjustRightInd/>
        <w:spacing w:line="0" w:lineRule="atLeas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44.65pt;height:132.65pt">
            <v:imagedata r:id="rId9" o:title=""/>
          </v:shape>
        </w:pict>
      </w:r>
    </w:p>
    <w:p w:rsidR="003B6EDA" w:rsidRDefault="003E21D5">
      <w:pPr>
        <w:pStyle w:val="a3"/>
      </w:pPr>
      <w:bookmarkStart w:id="43" w:name="_Ref398878465"/>
      <w:bookmarkStart w:id="44" w:name="_Ref398709848"/>
      <w:r>
        <w:t>图</w:t>
      </w:r>
      <w:r>
        <w:fldChar w:fldCharType="begin"/>
      </w:r>
      <w:r>
        <w:instrText xml:space="preserve"> SEQ </w:instrText>
      </w:r>
      <w:r>
        <w:instrText>图</w:instrText>
      </w:r>
      <w:r>
        <w:instrText xml:space="preserve"> \* ARABIC </w:instrText>
      </w:r>
      <w:r>
        <w:fldChar w:fldCharType="separate"/>
      </w:r>
      <w:r>
        <w:t>1</w:t>
      </w:r>
      <w:r>
        <w:fldChar w:fldCharType="end"/>
      </w:r>
      <w:bookmarkEnd w:id="43"/>
      <w:r>
        <w:t xml:space="preserve"> </w:t>
      </w:r>
      <w:r>
        <w:t>导航坐标系</w:t>
      </w:r>
      <w:bookmarkEnd w:id="44"/>
    </w:p>
    <w:p w:rsidR="003B6EDA" w:rsidRDefault="003E21D5">
      <w:pPr>
        <w:pStyle w:val="a3"/>
      </w:pPr>
      <w:r>
        <w:t xml:space="preserve">Fig </w:t>
      </w:r>
      <w:fldSimple w:instr=" SEQ Fig \* ARABIC ">
        <w:r>
          <w:t>1</w:t>
        </w:r>
      </w:fldSimple>
      <w:r>
        <w:t xml:space="preserve"> </w:t>
      </w:r>
      <w:r>
        <w:rPr>
          <w:rFonts w:eastAsia="华文楷体"/>
          <w:color w:val="000000"/>
          <w:szCs w:val="18"/>
        </w:rPr>
        <w:t>Coordinate frames</w:t>
      </w:r>
    </w:p>
    <w:p w:rsidR="003B6EDA" w:rsidRDefault="003E21D5">
      <w:pPr>
        <w:snapToGrid w:val="0"/>
        <w:ind w:firstLine="420"/>
        <w:rPr>
          <w:rFonts w:ascii="Times New Roman" w:hAnsi="Times New Roman" w:cs="Times New Roman"/>
        </w:rPr>
      </w:pPr>
      <w:r>
        <w:rPr>
          <w:rFonts w:ascii="Times New Roman" w:hAnsi="Times New Roman" w:cs="Times New Roman"/>
        </w:rPr>
        <w:t>本文中所涉及坐标系均定义为右手坐标系，包括：月球坐标系</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w:t>
      </w:r>
      <w:r>
        <w:rPr>
          <w:rFonts w:ascii="Times New Roman" w:hAnsi="Times New Roman" w:cs="Times New Roman"/>
          <w:position w:val="-12"/>
        </w:rPr>
        <w:pict>
          <v:shape id="Picture 2" o:spid="_x0000_i1026" type="#_x0000_t75" style="width:53.35pt;height:19.35pt">
            <v:imagedata r:id="rId10" o:title=""/>
          </v:shape>
        </w:pict>
      </w:r>
      <w:r>
        <w:rPr>
          <w:rFonts w:ascii="Times New Roman" w:hAnsi="Times New Roman" w:cs="Times New Roman"/>
        </w:rPr>
        <w:t>）、惯性坐标系</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position w:val="-12"/>
        </w:rPr>
        <w:pict>
          <v:shape id="Picture 3" o:spid="_x0000_i1027" type="#_x0000_t75" style="width:43.35pt;height:19.35pt">
            <v:imagedata r:id="rId11" o:title=""/>
          </v:shape>
        </w:pict>
      </w:r>
      <w:r>
        <w:rPr>
          <w:rFonts w:ascii="Times New Roman" w:hAnsi="Times New Roman" w:cs="Times New Roman"/>
        </w:rPr>
        <w:t>)</w:t>
      </w:r>
      <w:r>
        <w:rPr>
          <w:rFonts w:ascii="Times New Roman" w:hAnsi="Times New Roman" w:cs="Times New Roman"/>
        </w:rPr>
        <w:t>、地理坐标系（</w:t>
      </w:r>
      <w:r>
        <w:rPr>
          <w:rFonts w:ascii="Times New Roman" w:hAnsi="Times New Roman" w:cs="Times New Roman"/>
          <w:i/>
        </w:rPr>
        <w:t>t</w:t>
      </w:r>
      <w:r>
        <w:rPr>
          <w:rFonts w:ascii="Times New Roman" w:hAnsi="Times New Roman" w:cs="Times New Roman"/>
        </w:rPr>
        <w:t>，</w:t>
      </w:r>
      <w:r>
        <w:rPr>
          <w:rFonts w:ascii="Times New Roman" w:hAnsi="Times New Roman" w:cs="Times New Roman"/>
          <w:position w:val="-12"/>
        </w:rPr>
        <w:pict>
          <v:shape id="Picture 4" o:spid="_x0000_i1028" type="#_x0000_t75" style="width:42.65pt;height:19.35pt">
            <v:imagedata r:id="rId12" o:title=""/>
          </v:shape>
        </w:pict>
      </w:r>
      <w:r>
        <w:rPr>
          <w:rFonts w:ascii="Times New Roman" w:hAnsi="Times New Roman" w:cs="Times New Roman"/>
        </w:rPr>
        <w:t>)</w:t>
      </w:r>
      <w:r>
        <w:rPr>
          <w:rFonts w:ascii="Times New Roman" w:hAnsi="Times New Roman" w:cs="Times New Roman"/>
        </w:rPr>
        <w:t>、世界坐标系</w:t>
      </w:r>
      <w:r>
        <w:rPr>
          <w:rFonts w:ascii="Times New Roman" w:hAnsi="Times New Roman" w:cs="Times New Roman"/>
        </w:rPr>
        <w:t>(</w:t>
      </w:r>
      <w:r>
        <w:rPr>
          <w:rFonts w:ascii="Times New Roman" w:hAnsi="Times New Roman" w:cs="Times New Roman"/>
          <w:i/>
        </w:rPr>
        <w:t>w</w:t>
      </w:r>
      <w:r>
        <w:rPr>
          <w:rFonts w:ascii="Times New Roman" w:hAnsi="Times New Roman" w:cs="Times New Roman"/>
        </w:rPr>
        <w:t>，</w:t>
      </w:r>
      <w:r>
        <w:rPr>
          <w:rFonts w:ascii="Times New Roman" w:hAnsi="Times New Roman" w:cs="Times New Roman"/>
          <w:position w:val="-12"/>
        </w:rPr>
        <w:pict>
          <v:shape id="Picture 5" o:spid="_x0000_i1029" type="#_x0000_t75" style="width:52.65pt;height:19.35pt">
            <v:imagedata r:id="rId13" o:title=""/>
          </v:shape>
        </w:pict>
      </w:r>
      <w:r>
        <w:rPr>
          <w:rFonts w:ascii="Times New Roman" w:hAnsi="Times New Roman" w:cs="Times New Roman"/>
        </w:rPr>
        <w:t>)</w:t>
      </w:r>
      <w:r>
        <w:rPr>
          <w:rFonts w:ascii="Times New Roman" w:hAnsi="Times New Roman" w:cs="Times New Roman"/>
        </w:rPr>
        <w:t>、本体坐标系</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position w:val="-12"/>
        </w:rPr>
        <w:pict>
          <v:shape id="Picture 6" o:spid="_x0000_i1030" type="#_x0000_t75" style="width:46pt;height:19.35pt">
            <v:imagedata r:id="rId14" o:title=""/>
          </v:shape>
        </w:pict>
      </w:r>
      <w:r>
        <w:rPr>
          <w:rFonts w:ascii="Times New Roman" w:hAnsi="Times New Roman" w:cs="Times New Roman"/>
        </w:rPr>
        <w:t>)</w:t>
      </w:r>
      <w:r>
        <w:rPr>
          <w:rFonts w:ascii="Times New Roman" w:hAnsi="Times New Roman" w:cs="Times New Roman"/>
        </w:rPr>
        <w:t>、相机坐标系</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w:t>
      </w:r>
      <w:r>
        <w:rPr>
          <w:rFonts w:ascii="Times New Roman" w:hAnsi="Times New Roman" w:cs="Times New Roman"/>
          <w:position w:val="-12"/>
        </w:rPr>
        <w:pict>
          <v:shape id="Picture 7" o:spid="_x0000_i1031" type="#_x0000_t75" style="width:46pt;height:19.35pt">
            <v:imagedata r:id="rId15" o:title=""/>
          </v:shape>
        </w:pict>
      </w:r>
      <w:r>
        <w:rPr>
          <w:rFonts w:ascii="Times New Roman" w:hAnsi="Times New Roman" w:cs="Times New Roman"/>
        </w:rPr>
        <w:t>)</w:t>
      </w:r>
      <w:r>
        <w:rPr>
          <w:rFonts w:ascii="Times New Roman" w:hAnsi="Times New Roman" w:cs="Times New Roman"/>
        </w:rPr>
        <w:t>。各导航坐标系关系如</w:t>
      </w:r>
      <w:r>
        <w:rPr>
          <w:rFonts w:ascii="Times New Roman" w:hAnsi="Times New Roman" w:cs="Times New Roman"/>
        </w:rPr>
        <w:fldChar w:fldCharType="begin"/>
      </w:r>
      <w:r>
        <w:rPr>
          <w:rFonts w:ascii="Times New Roman" w:hAnsi="Times New Roman" w:cs="Times New Roman"/>
        </w:rPr>
        <w:instrText xml:space="preserve"> REF _Ref398878465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所示。其中</w:t>
      </w:r>
      <w:r>
        <w:rPr>
          <w:rFonts w:ascii="Times New Roman" w:hAnsi="Times New Roman" w:cs="Times New Roman"/>
          <w:i/>
        </w:rPr>
        <w:t>t</w:t>
      </w:r>
      <w:r>
        <w:rPr>
          <w:rFonts w:ascii="Times New Roman" w:hAnsi="Times New Roman" w:cs="Times New Roman"/>
        </w:rPr>
        <w:t>系采用当地东北天坐标系，</w:t>
      </w:r>
      <w:r>
        <w:rPr>
          <w:rFonts w:ascii="Times New Roman" w:hAnsi="Times New Roman" w:cs="Times New Roman"/>
          <w:i/>
        </w:rPr>
        <w:t>w</w:t>
      </w:r>
      <w:r>
        <w:rPr>
          <w:rFonts w:ascii="Times New Roman" w:hAnsi="Times New Roman" w:cs="Times New Roman"/>
        </w:rPr>
        <w:t>系定义为初始时刻的</w:t>
      </w:r>
      <w:r>
        <w:rPr>
          <w:rFonts w:ascii="Times New Roman" w:hAnsi="Times New Roman" w:cs="Times New Roman"/>
          <w:i/>
        </w:rPr>
        <w:t>t</w:t>
      </w:r>
      <w:r>
        <w:rPr>
          <w:rFonts w:ascii="Times New Roman" w:hAnsi="Times New Roman" w:cs="Times New Roman"/>
        </w:rPr>
        <w:t>系。</w:t>
      </w:r>
      <w:r>
        <w:rPr>
          <w:rFonts w:ascii="Times New Roman" w:hAnsi="Times New Roman" w:cs="Times New Roman"/>
          <w:i/>
        </w:rPr>
        <w:t>b</w:t>
      </w:r>
      <w:r>
        <w:rPr>
          <w:rFonts w:ascii="Times New Roman" w:hAnsi="Times New Roman" w:cs="Times New Roman"/>
        </w:rPr>
        <w:t>系以巡视器质心</w:t>
      </w:r>
      <w:r>
        <w:rPr>
          <w:rFonts w:ascii="Times New Roman" w:hAnsi="Times New Roman" w:cs="Times New Roman"/>
          <w:position w:val="-12"/>
        </w:rPr>
        <w:pict>
          <v:shape id="Picture 8" o:spid="_x0000_i1032" type="#_x0000_t75" style="width:16.65pt;height:22.65pt">
            <v:imagedata r:id="rId16" o:title=""/>
          </v:shape>
        </w:pict>
      </w:r>
      <w:r>
        <w:rPr>
          <w:rFonts w:ascii="Times New Roman" w:hAnsi="Times New Roman" w:cs="Times New Roman"/>
        </w:rPr>
        <w:t>为原点，</w:t>
      </w:r>
      <w:r>
        <w:rPr>
          <w:rFonts w:ascii="Times New Roman" w:hAnsi="Times New Roman" w:cs="Times New Roman"/>
        </w:rPr>
        <w:t>x</w:t>
      </w:r>
      <w:r>
        <w:rPr>
          <w:rFonts w:ascii="Times New Roman" w:hAnsi="Times New Roman" w:cs="Times New Roman"/>
        </w:rPr>
        <w:t>轴指向巡视器右方，</w:t>
      </w:r>
      <w:r>
        <w:rPr>
          <w:rFonts w:ascii="Times New Roman" w:hAnsi="Times New Roman" w:cs="Times New Roman"/>
        </w:rPr>
        <w:t>y</w:t>
      </w:r>
      <w:r>
        <w:rPr>
          <w:rFonts w:ascii="Times New Roman" w:hAnsi="Times New Roman" w:cs="Times New Roman"/>
        </w:rPr>
        <w:t>轴指向巡视器前进方向。</w:t>
      </w:r>
      <w:r>
        <w:rPr>
          <w:rFonts w:ascii="Times New Roman" w:hAnsi="Times New Roman" w:cs="Times New Roman"/>
          <w:i/>
        </w:rPr>
        <w:t>c</w:t>
      </w:r>
      <w:r>
        <w:rPr>
          <w:rFonts w:ascii="Times New Roman" w:hAnsi="Times New Roman" w:cs="Times New Roman"/>
        </w:rPr>
        <w:t>系以左相机光心为原点，</w:t>
      </w:r>
      <w:r>
        <w:rPr>
          <w:rFonts w:ascii="Times New Roman" w:hAnsi="Times New Roman" w:cs="Times New Roman"/>
        </w:rPr>
        <w:t>x</w:t>
      </w:r>
      <w:r>
        <w:rPr>
          <w:rFonts w:ascii="Times New Roman" w:hAnsi="Times New Roman" w:cs="Times New Roman"/>
        </w:rPr>
        <w:t>轴沿像素阵列指向右方，</w:t>
      </w:r>
      <w:r>
        <w:rPr>
          <w:rFonts w:ascii="Times New Roman" w:hAnsi="Times New Roman" w:cs="Times New Roman"/>
        </w:rPr>
        <w:t>y</w:t>
      </w:r>
      <w:r>
        <w:rPr>
          <w:rFonts w:ascii="Times New Roman" w:hAnsi="Times New Roman" w:cs="Times New Roman"/>
        </w:rPr>
        <w:t>轴沿像素阵列指向下方，</w:t>
      </w:r>
      <w:r>
        <w:rPr>
          <w:rFonts w:ascii="Times New Roman" w:hAnsi="Times New Roman" w:cs="Times New Roman"/>
        </w:rPr>
        <w:t>z</w:t>
      </w:r>
      <w:r>
        <w:rPr>
          <w:rFonts w:ascii="Times New Roman" w:hAnsi="Times New Roman" w:cs="Times New Roman"/>
        </w:rPr>
        <w:t>轴沿光轴指向视场方向。</w:t>
      </w:r>
    </w:p>
    <w:p w:rsidR="003B6EDA" w:rsidRDefault="003E21D5">
      <w:pPr>
        <w:pStyle w:val="2"/>
      </w:pPr>
      <w:r>
        <w:t xml:space="preserve">3 </w:t>
      </w:r>
      <w:r>
        <w:t>基于世界坐标系下惯导误差方程的状态模型</w:t>
      </w:r>
    </w:p>
    <w:p w:rsidR="003B6EDA" w:rsidRDefault="003E21D5">
      <w:pPr>
        <w:tabs>
          <w:tab w:val="center" w:pos="2037"/>
          <w:tab w:val="center" w:pos="2100"/>
          <w:tab w:val="center" w:pos="2268"/>
        </w:tabs>
        <w:ind w:firstLine="420"/>
        <w:rPr>
          <w:rFonts w:ascii="Times New Roman" w:hAnsi="Times New Roman" w:cs="Times New Roman"/>
        </w:rPr>
      </w:pPr>
      <w:r>
        <w:rPr>
          <w:rFonts w:ascii="Times New Roman" w:hAnsi="Times New Roman" w:cs="Times New Roman"/>
        </w:rPr>
        <w:t>以运动参数误差和</w:t>
      </w:r>
      <w:r>
        <w:rPr>
          <w:rFonts w:ascii="Times New Roman" w:hAnsi="Times New Roman" w:cs="Times New Roman"/>
        </w:rPr>
        <w:t>IMU</w:t>
      </w:r>
      <w:r>
        <w:rPr>
          <w:rFonts w:ascii="Times New Roman" w:hAnsi="Times New Roman" w:cs="Times New Roman"/>
        </w:rPr>
        <w:t>漂移为状态量，</w:t>
      </w:r>
      <w:r>
        <w:rPr>
          <w:rFonts w:ascii="Times New Roman" w:hAnsi="Times New Roman" w:cs="Times New Roman"/>
        </w:rPr>
        <w:t xml:space="preserve"> </w:t>
      </w:r>
    </w:p>
    <w:p w:rsidR="003B6EDA" w:rsidRDefault="003E21D5">
      <w:pPr>
        <w:pStyle w:val="12"/>
        <w:ind w:firstLine="420"/>
      </w:pPr>
      <w:r>
        <w:tab/>
      </w:r>
      <w:r>
        <w:pict>
          <v:shape id="Picture 9" o:spid="_x0000_i1033" type="#_x0000_t75" style="width:163.35pt;height:24.65pt">
            <v:imagedata r:id="rId17"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rsidR="003B6EDA" w:rsidRDefault="003E21D5">
      <w:pPr>
        <w:tabs>
          <w:tab w:val="center" w:pos="2037"/>
          <w:tab w:val="center" w:pos="2100"/>
          <w:tab w:val="center" w:pos="2268"/>
        </w:tabs>
        <w:snapToGrid w:val="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0"/>
        </w:rPr>
        <w:pict>
          <v:shape id="Picture 10" o:spid="_x0000_i1034" type="#_x0000_t75" style="width:10.65pt;height:16.65pt">
            <v:imagedata r:id="rId18" o:title=""/>
          </v:shape>
        </w:pict>
      </w:r>
      <w:r>
        <w:rPr>
          <w:rFonts w:ascii="Times New Roman" w:hAnsi="Times New Roman" w:cs="Times New Roman"/>
        </w:rPr>
        <w:t>为平台失准角，</w:t>
      </w:r>
      <w:r>
        <w:rPr>
          <w:rFonts w:ascii="Times New Roman" w:hAnsi="Times New Roman" w:cs="Times New Roman"/>
          <w:position w:val="-6"/>
        </w:rPr>
        <w:pict>
          <v:shape id="Picture 11" o:spid="_x0000_i1035" type="#_x0000_t75" style="width:16.65pt;height:13.35pt">
            <v:imagedata r:id="rId19" o:title=""/>
          </v:shape>
        </w:pict>
      </w:r>
      <w:r>
        <w:rPr>
          <w:rFonts w:ascii="Times New Roman" w:hAnsi="Times New Roman" w:cs="Times New Roman"/>
        </w:rPr>
        <w:t>为速度误差，</w:t>
      </w:r>
      <w:r>
        <w:rPr>
          <w:rFonts w:ascii="Times New Roman" w:hAnsi="Times New Roman" w:cs="Times New Roman"/>
          <w:position w:val="-6"/>
        </w:rPr>
        <w:pict>
          <v:shape id="Picture 12" o:spid="_x0000_i1036" type="#_x0000_t75" style="width:16.65pt;height:13.35pt">
            <v:imagedata r:id="rId20" o:title=""/>
          </v:shape>
        </w:pict>
      </w:r>
      <w:r>
        <w:rPr>
          <w:rFonts w:ascii="Times New Roman" w:hAnsi="Times New Roman" w:cs="Times New Roman"/>
        </w:rPr>
        <w:t>为位置误差，</w:t>
      </w:r>
      <w:r>
        <w:rPr>
          <w:rFonts w:ascii="Times New Roman" w:hAnsi="Times New Roman" w:cs="Times New Roman"/>
          <w:position w:val="-6"/>
        </w:rPr>
        <w:pict>
          <v:shape id="Picture 13" o:spid="_x0000_i1037" type="#_x0000_t75" style="width:10pt;height:11.35pt">
            <v:imagedata r:id="rId21" o:title=""/>
          </v:shape>
        </w:pict>
      </w:r>
      <w:r>
        <w:rPr>
          <w:rFonts w:ascii="Times New Roman" w:hAnsi="Times New Roman" w:cs="Times New Roman"/>
        </w:rPr>
        <w:t>和</w:t>
      </w:r>
      <w:r>
        <w:rPr>
          <w:rFonts w:ascii="Times New Roman" w:hAnsi="Times New Roman" w:cs="Times New Roman"/>
          <w:position w:val="-6"/>
        </w:rPr>
        <w:pict>
          <v:shape id="Picture 14" o:spid="_x0000_i1038" type="#_x0000_t75" style="width:12pt;height:13.35pt">
            <v:imagedata r:id="rId22" o:title=""/>
          </v:shape>
        </w:pict>
      </w:r>
      <w:r>
        <w:rPr>
          <w:rFonts w:ascii="Times New Roman" w:hAnsi="Times New Roman" w:cs="Times New Roman"/>
        </w:rPr>
        <w:t>分别为陀螺和加计常值漂移</w:t>
      </w:r>
      <w:r>
        <w:rPr>
          <w:rFonts w:ascii="Times New Roman" w:hAnsi="Times New Roman" w:cs="Times New Roman" w:hint="eastAsia"/>
        </w:rPr>
        <w:t>。</w:t>
      </w:r>
      <w:r>
        <w:rPr>
          <w:rFonts w:ascii="Times New Roman" w:hAnsi="Times New Roman" w:cs="Times New Roman"/>
          <w:position w:val="-10"/>
        </w:rPr>
        <w:pict>
          <v:shape id="Picture 15" o:spid="_x0000_i1039" type="#_x0000_t75" style="width:10.65pt;height:16.65pt">
            <v:imagedata r:id="rId18" o:title=""/>
          </v:shape>
        </w:pict>
      </w:r>
      <w:r>
        <w:rPr>
          <w:rFonts w:ascii="Times New Roman" w:hAnsi="Times New Roman" w:cs="Times New Roman" w:hint="eastAsia"/>
        </w:rPr>
        <w:t>的</w:t>
      </w:r>
      <w:r>
        <w:rPr>
          <w:rFonts w:ascii="Times New Roman" w:hAnsi="Times New Roman" w:cs="Times New Roman"/>
        </w:rPr>
        <w:t>定义为：</w:t>
      </w:r>
    </w:p>
    <w:p w:rsidR="003B6EDA" w:rsidRDefault="003E21D5">
      <w:pPr>
        <w:pStyle w:val="MTDisplayEquation"/>
        <w:snapToGrid w:val="0"/>
        <w:ind w:firstLine="420"/>
      </w:pPr>
      <w:r>
        <w:tab/>
      </w:r>
      <w:r>
        <w:rPr>
          <w:position w:val="-14"/>
        </w:rPr>
        <w:pict>
          <v:shape id="Picture 16" o:spid="_x0000_i1040" type="#_x0000_t75" style="width:96pt;height:19.35pt">
            <v:imagedata r:id="rId23"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701232"/>
      <w:r>
        <w:instrText>(</w:instrText>
      </w:r>
      <w:fldSimple w:instr=" SEQ MTEqn \c \* Arabic \* MERGEFORMAT ">
        <w:r>
          <w:instrText>2</w:instrText>
        </w:r>
      </w:fldSimple>
      <w:r>
        <w:instrText>)</w:instrText>
      </w:r>
      <w:bookmarkEnd w:id="45"/>
      <w:r>
        <w:fldChar w:fldCharType="end"/>
      </w:r>
    </w:p>
    <w:p w:rsidR="003B6EDA" w:rsidRDefault="003E21D5">
      <w:pPr>
        <w:snapToGrid w:val="0"/>
      </w:pPr>
      <w:r>
        <w:rPr>
          <w:rFonts w:ascii="Times New Roman" w:hAnsi="Times New Roman" w:cs="Times New Roman" w:hint="eastAsia"/>
        </w:rPr>
        <w:t>式</w:t>
      </w:r>
      <w:r>
        <w:rPr>
          <w:rFonts w:ascii="Times New Roman" w:hAnsi="Times New Roman" w:cs="Times New Roman"/>
        </w:rPr>
        <w:t>中</w:t>
      </w:r>
      <w:r>
        <w:rPr>
          <w:position w:val="-12"/>
        </w:rPr>
        <w:pict>
          <v:shape id="Picture 17" o:spid="_x0000_i1041" type="#_x0000_t75" style="width:26pt;height:18pt">
            <v:imagedata r:id="rId24" o:title=""/>
          </v:shape>
        </w:pict>
      </w:r>
      <w:r>
        <w:rPr>
          <w:rFonts w:hint="eastAsia"/>
        </w:rPr>
        <w:t>为</w:t>
      </w:r>
      <w:r>
        <w:rPr>
          <w:rFonts w:ascii="Times New Roman" w:hAnsi="Times New Roman" w:cs="Times New Roman"/>
          <w:position w:val="-10"/>
        </w:rPr>
        <w:pict>
          <v:shape id="Picture 18" o:spid="_x0000_i1042" type="#_x0000_t75" style="width:10.65pt;height:16.65pt">
            <v:imagedata r:id="rId18" o:title=""/>
          </v:shape>
        </w:pict>
      </w:r>
      <w:r>
        <w:rPr>
          <w:rFonts w:ascii="Times New Roman" w:hAnsi="Times New Roman" w:cs="Times New Roman" w:hint="eastAsia"/>
        </w:rPr>
        <w:t>的反对称矩阵，</w:t>
      </w:r>
      <w:r>
        <w:rPr>
          <w:rFonts w:ascii="Times New Roman" w:hAnsi="Times New Roman" w:cs="Times New Roman"/>
          <w:position w:val="-12"/>
        </w:rPr>
        <w:pict>
          <v:shape id="Picture 19" o:spid="_x0000_i1043" type="#_x0000_t75" style="width:16.65pt;height:19.35pt">
            <v:imagedata r:id="rId25" o:title=""/>
          </v:shape>
        </w:pict>
      </w:r>
      <w:r>
        <w:rPr>
          <w:rFonts w:ascii="Times New Roman" w:hAnsi="Times New Roman" w:cs="Times New Roman" w:hint="eastAsia"/>
        </w:rPr>
        <w:t>为</w:t>
      </w:r>
      <w:r>
        <w:rPr>
          <w:rFonts w:ascii="Times New Roman" w:hAnsi="Times New Roman" w:cs="Times New Roman"/>
          <w:i/>
        </w:rPr>
        <w:t>b</w:t>
      </w:r>
      <w:r>
        <w:rPr>
          <w:rFonts w:ascii="Times New Roman" w:hAnsi="Times New Roman" w:cs="Times New Roman"/>
        </w:rPr>
        <w:t>系</w:t>
      </w:r>
      <w:r>
        <w:rPr>
          <w:rFonts w:ascii="Times New Roman" w:hAnsi="Times New Roman" w:cs="Times New Roman" w:hint="eastAsia"/>
        </w:rPr>
        <w:t>相对</w:t>
      </w:r>
      <w:r>
        <w:rPr>
          <w:rFonts w:ascii="Times New Roman" w:hAnsi="Times New Roman" w:cs="Times New Roman"/>
          <w:i/>
        </w:rPr>
        <w:t>w</w:t>
      </w:r>
      <w:r>
        <w:rPr>
          <w:rFonts w:ascii="Times New Roman" w:hAnsi="Times New Roman" w:cs="Times New Roman"/>
        </w:rPr>
        <w:t>系</w:t>
      </w:r>
      <w:r>
        <w:rPr>
          <w:rFonts w:ascii="Times New Roman" w:hAnsi="Times New Roman" w:cs="Times New Roman" w:hint="eastAsia"/>
        </w:rPr>
        <w:t>的真实姿态矩阵，</w:t>
      </w:r>
      <w:r>
        <w:rPr>
          <w:rFonts w:ascii="Times New Roman" w:hAnsi="Times New Roman" w:cs="Times New Roman"/>
          <w:position w:val="-14"/>
        </w:rPr>
        <w:pict>
          <v:shape id="Picture 20" o:spid="_x0000_i1044" type="#_x0000_t75" style="width:28.65pt;height:20pt">
            <v:imagedata r:id="rId26" o:title=""/>
          </v:shape>
        </w:pict>
      </w:r>
      <w:r>
        <w:rPr>
          <w:rFonts w:ascii="Times New Roman" w:hAnsi="Times New Roman" w:cs="Times New Roman" w:hint="eastAsia"/>
        </w:rPr>
        <w:t>为惯性姿态矩阵。令</w:t>
      </w:r>
      <w:r>
        <w:rPr>
          <w:rFonts w:ascii="Times New Roman" w:hAnsi="Times New Roman" w:cs="Times New Roman"/>
          <w:position w:val="-12"/>
        </w:rPr>
        <w:pict>
          <v:shape id="Picture 21" o:spid="_x0000_i1045" type="#_x0000_t75" style="width:14pt;height:19.35pt">
            <v:imagedata r:id="rId27" o:title=""/>
          </v:shape>
        </w:pict>
      </w:r>
      <w:r>
        <w:rPr>
          <w:rFonts w:ascii="Times New Roman" w:hAnsi="Times New Roman" w:cs="Times New Roman" w:hint="eastAsia"/>
        </w:rPr>
        <w:t>表示真实姿态四元数，</w:t>
      </w:r>
      <w:r>
        <w:rPr>
          <w:rFonts w:ascii="Times New Roman" w:hAnsi="Times New Roman" w:cs="Times New Roman"/>
          <w:position w:val="-14"/>
        </w:rPr>
        <w:pict>
          <v:shape id="Picture 22" o:spid="_x0000_i1046" type="#_x0000_t75" style="width:27.35pt;height:20pt">
            <v:imagedata r:id="rId28" o:title=""/>
          </v:shape>
        </w:pict>
      </w:r>
      <w:r>
        <w:rPr>
          <w:rFonts w:ascii="Times New Roman" w:hAnsi="Times New Roman" w:cs="Times New Roman" w:hint="eastAsia"/>
        </w:rPr>
        <w:t>表示惯性姿态四元数，则将式</w:t>
      </w:r>
      <w:r>
        <w:rPr>
          <w:rFonts w:ascii="Times New Roman" w:hAnsi="Times New Roman" w:cs="Times New Roman"/>
        </w:rPr>
        <w:fldChar w:fldCharType="begin"/>
      </w:r>
      <w:r>
        <w:rPr>
          <w:rFonts w:ascii="Times New Roman" w:hAnsi="Times New Roman" w:cs="Times New Roman"/>
        </w:rPr>
        <w:instrText xml:space="preserve"> GOTOBUTTON ZEqnNum701232  \* MERGEFORMAT </w:instrText>
      </w:r>
      <w:r>
        <w:rPr>
          <w:rFonts w:ascii="Times New Roman" w:hAnsi="Times New Roman" w:cs="Times New Roman"/>
        </w:rPr>
        <w:fldChar w:fldCharType="begin"/>
      </w:r>
      <w:r>
        <w:rPr>
          <w:rFonts w:ascii="Times New Roman" w:hAnsi="Times New Roman" w:cs="Times New Roman"/>
        </w:rPr>
        <w:instrText xml:space="preserve"> REF ZEqnNum701232 \* Charformat \! \* MERGEFORMAT </w:instrText>
      </w:r>
      <w:r>
        <w:rPr>
          <w:rFonts w:ascii="Times New Roman" w:hAnsi="Times New Roman" w:cs="Times New Roman"/>
        </w:rPr>
        <w:fldChar w:fldCharType="separate"/>
      </w:r>
      <w:r>
        <w:rPr>
          <w:rFonts w:ascii="Times New Roman" w:hAnsi="Times New Roman" w:cs="Times New Roman"/>
        </w:rPr>
        <w:instrText>(2)</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转化为四元数形式可得四元数姿态误差</w:t>
      </w:r>
      <w:r>
        <w:rPr>
          <w:rFonts w:ascii="Times New Roman" w:hAnsi="Times New Roman" w:cs="Times New Roman"/>
          <w:position w:val="-12"/>
        </w:rPr>
        <w:pict>
          <v:shape id="Picture 23" o:spid="_x0000_i1047" type="#_x0000_t75" style="width:28pt;height:18pt">
            <v:imagedata r:id="rId29" o:title=""/>
          </v:shape>
        </w:pict>
      </w:r>
      <w:r>
        <w:rPr>
          <w:rFonts w:ascii="Times New Roman" w:hAnsi="Times New Roman" w:cs="Times New Roman" w:hint="eastAsia"/>
        </w:rPr>
        <w:t>为：</w:t>
      </w:r>
    </w:p>
    <w:p w:rsidR="003B6EDA" w:rsidRDefault="003E21D5">
      <w:pPr>
        <w:pStyle w:val="12"/>
        <w:ind w:firstLineChars="0" w:firstLine="420"/>
      </w:pPr>
      <w:r>
        <w:tab/>
      </w:r>
      <w:r>
        <w:pict>
          <v:shape id="Picture 24" o:spid="_x0000_i1048" type="#_x0000_t75" style="width:124.65pt;height:48.65pt">
            <v:imagedata r:id="rId30"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790089"/>
      <w:r>
        <w:instrText>(</w:instrText>
      </w:r>
      <w:fldSimple w:instr=" SEQ MTEqn \c \* Arabic \* MERGEFORMAT ">
        <w:r>
          <w:instrText>3</w:instrText>
        </w:r>
      </w:fldSimple>
      <w:r>
        <w:instrText>)</w:instrText>
      </w:r>
      <w:bookmarkEnd w:id="46"/>
      <w:r>
        <w:fldChar w:fldCharType="end"/>
      </w:r>
    </w:p>
    <w:p w:rsidR="003B6EDA" w:rsidRDefault="003E21D5">
      <w:pPr>
        <w:tabs>
          <w:tab w:val="center" w:pos="2037"/>
          <w:tab w:val="center" w:pos="2100"/>
          <w:tab w:val="center" w:pos="2268"/>
        </w:tabs>
        <w:snapToGrid w:val="0"/>
        <w:ind w:firstLineChars="200" w:firstLine="420"/>
        <w:rPr>
          <w:rFonts w:ascii="Times New Roman" w:hAnsi="Times New Roman" w:cs="Times New Roman"/>
        </w:rPr>
      </w:pPr>
      <w:r>
        <w:rPr>
          <w:rFonts w:ascii="Times New Roman" w:hAnsi="Times New Roman" w:cs="Times New Roman"/>
        </w:rPr>
        <w:t>以世界坐标系下的惯导误差方程作为状态模型</w:t>
      </w:r>
      <w:r>
        <w:rPr>
          <w:rFonts w:ascii="Times New Roman" w:hAnsi="Times New Roman" w:cs="Times New Roman"/>
        </w:rPr>
        <w:fldChar w:fldCharType="begin"/>
      </w:r>
      <w:r>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Pr>
          <w:rFonts w:ascii="Times New Roman" w:hAnsi="Times New Roman" w:cs="Times New Roman"/>
        </w:rPr>
        <w:fldChar w:fldCharType="separate"/>
      </w:r>
      <w:r>
        <w:rPr>
          <w:rFonts w:ascii="Times New Roman" w:hAnsi="Times New Roman" w:cs="Times New Roman"/>
          <w:vertAlign w:val="superscript"/>
        </w:rPr>
        <w:t>[</w:t>
      </w:r>
      <w:hyperlink w:anchor="_ENREF_9" w:tooltip="Titterton, 2004 #136" w:history="1">
        <w:r>
          <w:rPr>
            <w:rFonts w:ascii="Times New Roman" w:hAnsi="Times New Roman" w:cs="Times New Roman"/>
            <w:vertAlign w:val="superscript"/>
          </w:rPr>
          <w:t>9</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w:t>
      </w:r>
    </w:p>
    <w:p w:rsidR="003B6EDA" w:rsidRDefault="003E21D5">
      <w:pPr>
        <w:pStyle w:val="12"/>
        <w:ind w:firstLine="420"/>
      </w:pPr>
      <w:r>
        <w:lastRenderedPageBreak/>
        <w:tab/>
      </w:r>
      <w:r>
        <w:pict>
          <v:shape id="Picture 25" o:spid="_x0000_i1049" type="#_x0000_t75" style="width:180pt;height:91.35pt">
            <v:imagedata r:id="rId31"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246073"/>
      <w:r>
        <w:instrText>(</w:instrText>
      </w:r>
      <w:fldSimple w:instr=" SEQ MTEqn \c \* Arabic \* MERGEFORMAT ">
        <w:r>
          <w:instrText>4</w:instrText>
        </w:r>
      </w:fldSimple>
      <w:r>
        <w:instrText>)</w:instrText>
      </w:r>
      <w:bookmarkEnd w:id="47"/>
      <w:r>
        <w:fldChar w:fldCharType="end"/>
      </w:r>
    </w:p>
    <w:p w:rsidR="003B6EDA" w:rsidRDefault="003E21D5">
      <w:pPr>
        <w:tabs>
          <w:tab w:val="center" w:pos="2037"/>
          <w:tab w:val="center" w:pos="2100"/>
          <w:tab w:val="center" w:pos="2268"/>
        </w:tabs>
        <w:snapToGrid w:val="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position w:val="-12"/>
        </w:rPr>
        <w:pict>
          <v:shape id="Picture 26" o:spid="_x0000_i1050" type="#_x0000_t75" style="width:17.35pt;height:19.35pt">
            <v:imagedata r:id="rId32" o:title=""/>
          </v:shape>
        </w:pict>
      </w:r>
      <w:r>
        <w:rPr>
          <w:rFonts w:ascii="Times New Roman" w:hAnsi="Times New Roman" w:cs="Times New Roman"/>
        </w:rPr>
        <w:t>和</w:t>
      </w:r>
      <w:r>
        <w:rPr>
          <w:rFonts w:ascii="Times New Roman" w:hAnsi="Times New Roman" w:cs="Times New Roman"/>
          <w:position w:val="-10"/>
        </w:rPr>
        <w:pict>
          <v:shape id="Picture 27" o:spid="_x0000_i1051" type="#_x0000_t75" style="width:16.65pt;height:18pt">
            <v:imagedata r:id="rId33" o:title=""/>
          </v:shape>
        </w:pict>
      </w:r>
      <w:r>
        <w:rPr>
          <w:rFonts w:ascii="Times New Roman" w:hAnsi="Times New Roman" w:cs="Times New Roman"/>
        </w:rPr>
        <w:t>分别为陀螺和加计输出数据，</w:t>
      </w:r>
      <w:r>
        <w:rPr>
          <w:rFonts w:ascii="Times New Roman" w:hAnsi="Times New Roman" w:cs="Times New Roman"/>
          <w:position w:val="-12"/>
        </w:rPr>
        <w:pict>
          <v:shape id="Picture 28" o:spid="_x0000_i1052" type="#_x0000_t75" style="width:16.65pt;height:19.35pt">
            <v:imagedata r:id="rId34" o:title=""/>
          </v:shape>
        </w:pict>
      </w:r>
      <w:r>
        <w:rPr>
          <w:rFonts w:ascii="Times New Roman" w:hAnsi="Times New Roman" w:cs="Times New Roman"/>
        </w:rPr>
        <w:t>为姿态矩阵。</w:t>
      </w:r>
      <w:r>
        <w:rPr>
          <w:rFonts w:ascii="Times New Roman" w:hAnsi="Times New Roman" w:cs="Times New Roman"/>
          <w:position w:val="-12"/>
        </w:rPr>
        <w:pict>
          <v:shape id="Picture 29" o:spid="_x0000_i1053" type="#_x0000_t75" style="width:19.35pt;height:19.35pt">
            <v:imagedata r:id="rId35" o:title=""/>
          </v:shape>
        </w:pict>
      </w:r>
      <w:r>
        <w:rPr>
          <w:rFonts w:ascii="Times New Roman" w:hAnsi="Times New Roman" w:cs="Times New Roman"/>
        </w:rPr>
        <w:t>为</w:t>
      </w:r>
      <w:r>
        <w:rPr>
          <w:rFonts w:ascii="Times New Roman" w:hAnsi="Times New Roman" w:cs="Times New Roman"/>
          <w:i/>
        </w:rPr>
        <w:t>w</w:t>
      </w:r>
      <w:r>
        <w:rPr>
          <w:rFonts w:ascii="Times New Roman" w:hAnsi="Times New Roman" w:cs="Times New Roman"/>
        </w:rPr>
        <w:t>系相对</w:t>
      </w:r>
      <w:r>
        <w:rPr>
          <w:rFonts w:ascii="Times New Roman" w:hAnsi="Times New Roman" w:cs="Times New Roman"/>
          <w:i/>
        </w:rPr>
        <w:t>i</w:t>
      </w:r>
      <w:r>
        <w:rPr>
          <w:rFonts w:ascii="Times New Roman" w:hAnsi="Times New Roman" w:cs="Times New Roman"/>
        </w:rPr>
        <w:t>系的转动角速度，设</w:t>
      </w:r>
      <w:r>
        <w:rPr>
          <w:rFonts w:ascii="Times New Roman" w:hAnsi="Times New Roman" w:cs="Times New Roman"/>
          <w:position w:val="-12"/>
        </w:rPr>
        <w:pict>
          <v:shape id="Picture 30" o:spid="_x0000_i1054" type="#_x0000_t75" style="width:19.35pt;height:19.35pt">
            <v:imagedata r:id="rId36" o:title=""/>
          </v:shape>
        </w:pict>
      </w:r>
      <w:r>
        <w:rPr>
          <w:rFonts w:ascii="Times New Roman" w:hAnsi="Times New Roman" w:cs="Times New Roman"/>
        </w:rPr>
        <w:t>为月球自转角速度矢量，</w:t>
      </w:r>
      <w:r>
        <w:rPr>
          <w:rFonts w:ascii="Times New Roman" w:hAnsi="Times New Roman" w:cs="Times New Roman"/>
          <w:position w:val="-12"/>
        </w:rPr>
        <w:pict>
          <v:shape id="Picture 31" o:spid="_x0000_i1055" type="#_x0000_t75" style="width:18pt;height:19.35pt">
            <v:imagedata r:id="rId37" o:title=""/>
          </v:shape>
        </w:pict>
      </w:r>
      <w:r>
        <w:rPr>
          <w:rFonts w:ascii="Times New Roman" w:hAnsi="Times New Roman" w:cs="Times New Roman"/>
        </w:rPr>
        <w:t>为初始时刻</w:t>
      </w:r>
      <w:r>
        <w:rPr>
          <w:rFonts w:ascii="Times New Roman" w:hAnsi="Times New Roman" w:cs="Times New Roman"/>
          <w:i/>
        </w:rPr>
        <w:t>m</w:t>
      </w:r>
      <w:r>
        <w:rPr>
          <w:rFonts w:ascii="Times New Roman" w:hAnsi="Times New Roman" w:cs="Times New Roman"/>
        </w:rPr>
        <w:t>系到</w:t>
      </w:r>
      <w:r>
        <w:rPr>
          <w:rFonts w:ascii="Times New Roman" w:hAnsi="Times New Roman" w:cs="Times New Roman"/>
          <w:i/>
        </w:rPr>
        <w:t>w</w:t>
      </w:r>
      <w:r>
        <w:rPr>
          <w:rFonts w:ascii="Times New Roman" w:hAnsi="Times New Roman" w:cs="Times New Roman"/>
        </w:rPr>
        <w:t>系的旋转矩阵，则</w:t>
      </w:r>
      <w:r>
        <w:rPr>
          <w:rFonts w:ascii="Times New Roman" w:hAnsi="Times New Roman" w:cs="Times New Roman"/>
          <w:position w:val="-12"/>
        </w:rPr>
        <w:pict>
          <v:shape id="Picture 32" o:spid="_x0000_i1056" type="#_x0000_t75" style="width:19.35pt;height:19.35pt">
            <v:imagedata r:id="rId35" o:title=""/>
          </v:shape>
        </w:pict>
      </w:r>
      <w:r>
        <w:rPr>
          <w:rFonts w:ascii="Times New Roman" w:hAnsi="Times New Roman" w:cs="Times New Roman"/>
        </w:rPr>
        <w:t>的计算方法为：</w:t>
      </w:r>
    </w:p>
    <w:p w:rsidR="003B6EDA" w:rsidRDefault="003E21D5">
      <w:pPr>
        <w:pStyle w:val="12"/>
        <w:ind w:firstLine="420"/>
      </w:pPr>
      <w:r>
        <w:tab/>
      </w:r>
      <w:r>
        <w:pict>
          <v:shape id="Picture 33" o:spid="_x0000_i1057" type="#_x0000_t75" style="width:61.35pt;height:19.35pt">
            <v:imagedata r:id="rId38"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5</w:instrText>
        </w:r>
      </w:fldSimple>
      <w:r>
        <w:instrText>)</w:instrText>
      </w:r>
      <w:r>
        <w:fldChar w:fldCharType="end"/>
      </w:r>
    </w:p>
    <w:p w:rsidR="003B6EDA" w:rsidRDefault="003E21D5">
      <w:pPr>
        <w:pStyle w:val="2"/>
      </w:pPr>
      <w:r>
        <w:t xml:space="preserve">4 </w:t>
      </w:r>
      <w:r>
        <w:t>基于相对运动参数差的观测模型</w:t>
      </w:r>
    </w:p>
    <w:p w:rsidR="003B6EDA" w:rsidRDefault="003E21D5">
      <w:pPr>
        <w:rPr>
          <w:rFonts w:ascii="Times New Roman" w:hAnsi="Times New Roman" w:cs="Times New Roman"/>
        </w:rPr>
      </w:pPr>
      <w:r>
        <w:rPr>
          <w:rFonts w:ascii="Times New Roman" w:hAnsi="Times New Roman" w:cs="Times New Roman"/>
        </w:rPr>
        <w:tab/>
      </w:r>
      <w:r>
        <w:rPr>
          <w:rFonts w:ascii="Times New Roman" w:hAnsi="Times New Roman" w:cs="Times New Roman"/>
        </w:rPr>
        <w:t>首先给出了观测量计算方法和传统观测模型，然后提出了改进的相对旋转差观测模型。由于视觉系统的采样频率低于惯性系统，组合导航系统以视觉采样周期进行信息融合，本文中所指</w:t>
      </w:r>
      <w:r>
        <w:rPr>
          <w:rFonts w:ascii="Times New Roman" w:hAnsi="Times New Roman" w:cs="Times New Roman"/>
        </w:rPr>
        <w:t>k</w:t>
      </w:r>
      <w:r>
        <w:rPr>
          <w:rFonts w:ascii="Times New Roman" w:hAnsi="Times New Roman" w:cs="Times New Roman"/>
        </w:rPr>
        <w:t>时刻均以视觉采样周期为基准。</w:t>
      </w:r>
    </w:p>
    <w:p w:rsidR="003B6EDA" w:rsidRDefault="003E21D5">
      <w:pPr>
        <w:pStyle w:val="3"/>
      </w:pPr>
      <w:r>
        <w:t xml:space="preserve">4.1 </w:t>
      </w:r>
      <w:r>
        <w:t>基于相对运动参数差的观测量</w:t>
      </w:r>
    </w:p>
    <w:p w:rsidR="003B6EDA" w:rsidRDefault="003E21D5">
      <w:pPr>
        <w:tabs>
          <w:tab w:val="center" w:pos="2037"/>
        </w:tabs>
        <w:snapToGrid w:val="0"/>
        <w:ind w:firstLine="420"/>
        <w:rPr>
          <w:rFonts w:ascii="Times New Roman" w:hAnsi="Times New Roman" w:cs="Times New Roman"/>
        </w:rPr>
      </w:pPr>
      <w:r>
        <w:rPr>
          <w:rFonts w:ascii="Times New Roman" w:hAnsi="Times New Roman" w:cs="Times New Roman"/>
        </w:rPr>
        <w:t>定义</w:t>
      </w:r>
      <w:r>
        <w:rPr>
          <w:rFonts w:ascii="Times New Roman" w:hAnsi="Times New Roman" w:cs="Times New Roman"/>
        </w:rPr>
        <w:t>k</w:t>
      </w:r>
      <w:r>
        <w:rPr>
          <w:rFonts w:ascii="Times New Roman" w:hAnsi="Times New Roman" w:cs="Times New Roman"/>
        </w:rPr>
        <w:t>时刻本体坐标系</w:t>
      </w:r>
      <w:r>
        <w:rPr>
          <w:rFonts w:ascii="Times New Roman" w:hAnsi="Times New Roman" w:cs="Times New Roman"/>
          <w:position w:val="-12"/>
        </w:rPr>
        <w:pict>
          <v:shape id="Picture 34" o:spid="_x0000_i1058" type="#_x0000_t75" style="width:13.35pt;height:18pt">
            <v:imagedata r:id="rId39" o:title=""/>
          </v:shape>
        </w:pict>
      </w:r>
      <w:r>
        <w:rPr>
          <w:rFonts w:ascii="Times New Roman" w:hAnsi="Times New Roman" w:cs="Times New Roman"/>
        </w:rPr>
        <w:t>相对</w:t>
      </w:r>
      <w:r>
        <w:rPr>
          <w:rFonts w:ascii="Times New Roman" w:hAnsi="Times New Roman" w:cs="Times New Roman"/>
        </w:rPr>
        <w:t>k-1</w:t>
      </w:r>
      <w:r>
        <w:rPr>
          <w:rFonts w:ascii="Times New Roman" w:hAnsi="Times New Roman" w:cs="Times New Roman"/>
        </w:rPr>
        <w:t>时刻本体坐标系</w:t>
      </w:r>
      <w:r>
        <w:rPr>
          <w:rFonts w:ascii="Times New Roman" w:hAnsi="Times New Roman" w:cs="Times New Roman"/>
          <w:position w:val="-12"/>
        </w:rPr>
        <w:pict>
          <v:shape id="Picture 35" o:spid="_x0000_i1059" type="#_x0000_t75" style="width:19.35pt;height:18pt">
            <v:imagedata r:id="rId40" o:title=""/>
          </v:shape>
        </w:pict>
      </w:r>
      <w:r>
        <w:rPr>
          <w:rFonts w:ascii="Times New Roman" w:hAnsi="Times New Roman" w:cs="Times New Roman"/>
        </w:rPr>
        <w:t>的相对旋转四元数</w:t>
      </w:r>
      <w:r>
        <w:rPr>
          <w:rFonts w:ascii="Times New Roman" w:hAnsi="Times New Roman" w:cs="Times New Roman"/>
          <w:position w:val="-14"/>
        </w:rPr>
        <w:pict>
          <v:shape id="Picture 36" o:spid="_x0000_i1060" type="#_x0000_t75" style="width:22pt;height:19.35pt">
            <v:imagedata r:id="rId41" o:title=""/>
          </v:shape>
        </w:pict>
      </w:r>
      <w:r>
        <w:rPr>
          <w:rFonts w:ascii="Times New Roman" w:hAnsi="Times New Roman" w:cs="Times New Roman"/>
        </w:rPr>
        <w:t>和平移矢量</w:t>
      </w:r>
      <w:r>
        <w:rPr>
          <w:rFonts w:ascii="Times New Roman" w:hAnsi="Times New Roman" w:cs="Times New Roman"/>
          <w:position w:val="-14"/>
        </w:rPr>
        <w:pict>
          <v:shape id="Picture 37" o:spid="_x0000_i1061" type="#_x0000_t75" style="width:28pt;height:19.35pt">
            <v:imagedata r:id="rId42" o:title=""/>
          </v:shape>
        </w:pict>
      </w:r>
      <w:r>
        <w:rPr>
          <w:rFonts w:ascii="Times New Roman" w:hAnsi="Times New Roman" w:cs="Times New Roman"/>
        </w:rPr>
        <w:t>为相对运动参数。以下先分别介绍视觉相对运动参数</w:t>
      </w:r>
      <w:r>
        <w:rPr>
          <w:rFonts w:ascii="Times New Roman" w:hAnsi="Times New Roman" w:cs="Times New Roman"/>
          <w:position w:val="-14"/>
        </w:rPr>
        <w:pict>
          <v:shape id="Picture 38" o:spid="_x0000_i1062" type="#_x0000_t75" style="width:37.35pt;height:19.35pt">
            <v:imagedata r:id="rId43" o:title=""/>
          </v:shape>
        </w:pict>
      </w:r>
      <w:r>
        <w:rPr>
          <w:rFonts w:ascii="Times New Roman" w:hAnsi="Times New Roman" w:cs="Times New Roman"/>
        </w:rPr>
        <w:t>、</w:t>
      </w:r>
      <w:r>
        <w:rPr>
          <w:rFonts w:ascii="Times New Roman" w:hAnsi="Times New Roman" w:cs="Times New Roman"/>
          <w:position w:val="-14"/>
        </w:rPr>
        <w:pict>
          <v:shape id="Picture 39" o:spid="_x0000_i1063" type="#_x0000_t75" style="width:42.65pt;height:19.35pt">
            <v:imagedata r:id="rId44" o:title=""/>
          </v:shape>
        </w:pict>
      </w:r>
      <w:r>
        <w:rPr>
          <w:rFonts w:ascii="Times New Roman" w:hAnsi="Times New Roman" w:cs="Times New Roman"/>
        </w:rPr>
        <w:t>和惯性相对运动参数</w:t>
      </w:r>
      <w:r>
        <w:rPr>
          <w:rFonts w:ascii="Times New Roman" w:hAnsi="Times New Roman" w:cs="Times New Roman"/>
          <w:position w:val="-14"/>
        </w:rPr>
        <w:pict>
          <v:shape id="Picture 40" o:spid="_x0000_i1064" type="#_x0000_t75" style="width:34.65pt;height:19.35pt">
            <v:imagedata r:id="rId45" o:title=""/>
          </v:shape>
        </w:pict>
      </w:r>
      <w:r>
        <w:rPr>
          <w:rFonts w:ascii="Times New Roman" w:hAnsi="Times New Roman" w:cs="Times New Roman"/>
        </w:rPr>
        <w:t>、</w:t>
      </w:r>
      <w:r>
        <w:rPr>
          <w:rFonts w:ascii="Times New Roman" w:hAnsi="Times New Roman" w:cs="Times New Roman"/>
          <w:position w:val="-14"/>
        </w:rPr>
        <w:pict>
          <v:shape id="Picture 41" o:spid="_x0000_i1065" type="#_x0000_t75" style="width:40.65pt;height:19.35pt">
            <v:imagedata r:id="rId46" o:title=""/>
          </v:shape>
        </w:pict>
      </w:r>
      <w:r>
        <w:rPr>
          <w:rFonts w:ascii="Times New Roman" w:hAnsi="Times New Roman" w:cs="Times New Roman" w:hint="eastAsia"/>
        </w:rPr>
        <w:t>的获取方法</w:t>
      </w:r>
      <w:r>
        <w:rPr>
          <w:rFonts w:ascii="Times New Roman" w:hAnsi="Times New Roman" w:cs="Times New Roman"/>
        </w:rPr>
        <w:t>，然后给出基于视觉与惯性相对运动参数差的观测量计算方法。</w:t>
      </w:r>
    </w:p>
    <w:p w:rsidR="003B6EDA" w:rsidRDefault="003E21D5">
      <w:pPr>
        <w:pStyle w:val="40"/>
      </w:pPr>
      <w:r>
        <w:t>（</w:t>
      </w:r>
      <w:r>
        <w:t>1</w:t>
      </w:r>
      <w:r>
        <w:t>）</w:t>
      </w:r>
      <w:r>
        <w:t xml:space="preserve"> </w:t>
      </w:r>
      <w:r>
        <w:t>视觉相对运动参数</w:t>
      </w:r>
    </w:p>
    <w:p w:rsidR="003B6EDA" w:rsidRDefault="003E21D5">
      <w:pPr>
        <w:snapToGrid w:val="0"/>
        <w:ind w:firstLine="420"/>
        <w:rPr>
          <w:rFonts w:ascii="Times New Roman" w:hAnsi="Times New Roman" w:cs="Times New Roman"/>
        </w:rPr>
      </w:pPr>
      <w:r>
        <w:rPr>
          <w:rFonts w:ascii="Times New Roman" w:hAnsi="Times New Roman" w:cs="Times New Roman"/>
        </w:rPr>
        <w:t>本文采用的双目视觉导航</w:t>
      </w:r>
      <w:r>
        <w:rPr>
          <w:rFonts w:ascii="Times New Roman" w:hAnsi="Times New Roman" w:cs="Times New Roman" w:hint="eastAsia"/>
        </w:rPr>
        <w:t>方法</w:t>
      </w:r>
      <w:r>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vertAlign w:val="superscript"/>
        </w:rPr>
        <w:t>[</w:t>
      </w:r>
      <w:hyperlink w:anchor="_ENREF_10" w:tooltip="王宝丰, 2014 #33" w:history="1">
        <w:r>
          <w:rPr>
            <w:rFonts w:ascii="Times New Roman" w:hAnsi="Times New Roman" w:cs="Times New Roman"/>
            <w:vertAlign w:val="superscript"/>
          </w:rPr>
          <w:t>10</w:t>
        </w:r>
      </w:hyperlink>
      <w:r>
        <w:rPr>
          <w:rFonts w:ascii="Times New Roman" w:hAnsi="Times New Roman" w:cs="Times New Roman"/>
          <w:vertAlign w:val="superscript"/>
        </w:rPr>
        <w:t xml:space="preserve">, </w:t>
      </w:r>
      <w:hyperlink w:anchor="_ENREF_11" w:tooltip="Lu, 2013 #44" w:history="1">
        <w:r>
          <w:rPr>
            <w:rFonts w:ascii="Times New Roman" w:hAnsi="Times New Roman" w:cs="Times New Roman"/>
            <w:vertAlign w:val="superscript"/>
          </w:rPr>
          <w:t>11</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经过特征点提取</w:t>
      </w:r>
      <w:r>
        <w:rPr>
          <w:rFonts w:ascii="Times New Roman" w:hAnsi="Times New Roman" w:cs="Times New Roman"/>
        </w:rPr>
        <w:fldChar w:fldCharType="begin"/>
      </w:r>
      <w:r>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Pr>
          <w:rFonts w:ascii="Times New Roman" w:hAnsi="Times New Roman" w:cs="Times New Roman"/>
        </w:rPr>
        <w:fldChar w:fldCharType="separate"/>
      </w:r>
      <w:r>
        <w:rPr>
          <w:rFonts w:ascii="Times New Roman" w:hAnsi="Times New Roman" w:cs="Times New Roman"/>
          <w:vertAlign w:val="superscript"/>
        </w:rPr>
        <w:t>[</w:t>
      </w:r>
      <w:hyperlink w:anchor="_ENREF_12" w:tooltip="Lowe, 2004 #134" w:history="1">
        <w:r>
          <w:rPr>
            <w:rFonts w:ascii="Times New Roman" w:hAnsi="Times New Roman" w:cs="Times New Roman"/>
            <w:vertAlign w:val="superscript"/>
          </w:rPr>
          <w:t>12</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、立体匹配、特征跟踪得到二维图像特征点，对二维特征点进行三维重建得到相机坐标系下的三维特征点。设</w:t>
      </w:r>
      <w:r>
        <w:rPr>
          <w:rFonts w:ascii="Times New Roman" w:hAnsi="Times New Roman" w:cs="Times New Roman"/>
        </w:rPr>
        <w:t>k</w:t>
      </w:r>
      <w:r>
        <w:rPr>
          <w:rFonts w:ascii="Times New Roman" w:hAnsi="Times New Roman" w:cs="Times New Roman"/>
        </w:rPr>
        <w:t>时刻匹配与跟踪成功的</w:t>
      </w:r>
      <w:r>
        <w:rPr>
          <w:rFonts w:ascii="Times New Roman" w:hAnsi="Times New Roman" w:cs="Times New Roman"/>
        </w:rPr>
        <w:t>N</w:t>
      </w:r>
      <w:r>
        <w:rPr>
          <w:rFonts w:ascii="Times New Roman" w:hAnsi="Times New Roman" w:cs="Times New Roman"/>
        </w:rPr>
        <w:t>个特征点的相机系坐标为</w:t>
      </w:r>
      <w:r>
        <w:rPr>
          <w:rFonts w:ascii="Times New Roman" w:hAnsi="Times New Roman" w:cs="Times New Roman"/>
          <w:position w:val="-14"/>
        </w:rPr>
        <w:pict>
          <v:shape id="Picture 42" o:spid="_x0000_i1066" type="#_x0000_t75" style="width:94pt;height:19.35pt">
            <v:imagedata r:id="rId47" o:title=""/>
          </v:shape>
        </w:pict>
      </w:r>
      <w:r>
        <w:rPr>
          <w:rFonts w:ascii="Times New Roman" w:hAnsi="Times New Roman" w:cs="Times New Roman"/>
        </w:rPr>
        <w:t>，</w:t>
      </w:r>
      <w:r>
        <w:rPr>
          <w:rFonts w:ascii="Times New Roman" w:hAnsi="Times New Roman" w:cs="Times New Roman"/>
          <w:position w:val="-14"/>
        </w:rPr>
        <w:pict>
          <v:shape id="Picture 43" o:spid="_x0000_i1067" type="#_x0000_t75" style="width:46pt;height:19.35pt">
            <v:imagedata r:id="rId48" o:title=""/>
          </v:shape>
        </w:pict>
      </w:r>
      <w:r>
        <w:rPr>
          <w:rFonts w:ascii="Times New Roman" w:hAnsi="Times New Roman" w:cs="Times New Roman" w:hint="eastAsia"/>
        </w:rPr>
        <w:t>与</w:t>
      </w:r>
      <w:r>
        <w:rPr>
          <w:rFonts w:ascii="Times New Roman" w:hAnsi="Times New Roman" w:cs="Times New Roman"/>
          <w:position w:val="-14"/>
        </w:rPr>
        <w:pict>
          <v:shape id="Picture 44" o:spid="_x0000_i1068" type="#_x0000_t75" style="width:31.35pt;height:19.35pt">
            <v:imagedata r:id="rId49" o:title=""/>
          </v:shape>
        </w:pict>
      </w:r>
      <w:r>
        <w:rPr>
          <w:rFonts w:ascii="Times New Roman" w:hAnsi="Times New Roman" w:cs="Times New Roman" w:hint="eastAsia"/>
        </w:rPr>
        <w:t>分别为空间中同一点在</w:t>
      </w:r>
      <w:r>
        <w:rPr>
          <w:rFonts w:ascii="Times New Roman" w:hAnsi="Times New Roman" w:cs="Times New Roman" w:hint="eastAsia"/>
        </w:rPr>
        <w:t>k-1</w:t>
      </w:r>
      <w:r>
        <w:rPr>
          <w:rFonts w:ascii="Times New Roman" w:hAnsi="Times New Roman" w:cs="Times New Roman" w:hint="eastAsia"/>
        </w:rPr>
        <w:t>时刻与</w:t>
      </w:r>
      <w:r>
        <w:rPr>
          <w:rFonts w:ascii="Times New Roman" w:hAnsi="Times New Roman" w:cs="Times New Roman" w:hint="eastAsia"/>
        </w:rPr>
        <w:t>k</w:t>
      </w:r>
      <w:r>
        <w:rPr>
          <w:rFonts w:ascii="Times New Roman" w:hAnsi="Times New Roman" w:cs="Times New Roman" w:hint="eastAsia"/>
        </w:rPr>
        <w:t>时刻相机系下的坐标。由于空间中点的位置相对世界系是固定的，从</w:t>
      </w:r>
      <w:r>
        <w:rPr>
          <w:rFonts w:ascii="Times New Roman" w:hAnsi="Times New Roman" w:cs="Times New Roman"/>
          <w:position w:val="-14"/>
        </w:rPr>
        <w:pict>
          <v:shape id="Picture 45" o:spid="_x0000_i1069" type="#_x0000_t75" style="width:46pt;height:19.35pt">
            <v:imagedata r:id="rId48" o:title=""/>
          </v:shape>
        </w:pict>
      </w:r>
      <w:r>
        <w:rPr>
          <w:rFonts w:ascii="Times New Roman" w:hAnsi="Times New Roman" w:cs="Times New Roman" w:hint="eastAsia"/>
        </w:rPr>
        <w:t>到</w:t>
      </w:r>
      <w:r>
        <w:rPr>
          <w:rFonts w:ascii="Times New Roman" w:hAnsi="Times New Roman" w:cs="Times New Roman"/>
          <w:position w:val="-14"/>
        </w:rPr>
        <w:pict>
          <v:shape id="Picture 46" o:spid="_x0000_i1070" type="#_x0000_t75" style="width:31.35pt;height:19.35pt">
            <v:imagedata r:id="rId49" o:title=""/>
          </v:shape>
        </w:pict>
      </w:r>
      <w:r>
        <w:rPr>
          <w:rFonts w:ascii="Times New Roman" w:hAnsi="Times New Roman" w:cs="Times New Roman" w:hint="eastAsia"/>
        </w:rPr>
        <w:t>的变化是相机系由</w:t>
      </w:r>
      <w:r>
        <w:rPr>
          <w:rFonts w:ascii="Times New Roman" w:hAnsi="Times New Roman" w:cs="Times New Roman" w:hint="eastAsia"/>
        </w:rPr>
        <w:t>k-1</w:t>
      </w:r>
      <w:r>
        <w:rPr>
          <w:rFonts w:ascii="Times New Roman" w:hAnsi="Times New Roman" w:cs="Times New Roman" w:hint="eastAsia"/>
        </w:rPr>
        <w:t>时刻到</w:t>
      </w:r>
      <w:r>
        <w:rPr>
          <w:rFonts w:ascii="Times New Roman" w:hAnsi="Times New Roman" w:cs="Times New Roman" w:hint="eastAsia"/>
        </w:rPr>
        <w:t>k</w:t>
      </w:r>
      <w:r>
        <w:rPr>
          <w:rFonts w:ascii="Times New Roman" w:hAnsi="Times New Roman" w:cs="Times New Roman" w:hint="eastAsia"/>
        </w:rPr>
        <w:t>时刻的平移矢量</w:t>
      </w:r>
      <w:r>
        <w:rPr>
          <w:rFonts w:ascii="Times New Roman" w:hAnsi="Times New Roman" w:cs="Times New Roman"/>
          <w:position w:val="-14"/>
        </w:rPr>
        <w:pict>
          <v:shape id="Picture 47" o:spid="_x0000_i1071" type="#_x0000_t75" style="width:42.65pt;height:19.35pt">
            <v:imagedata r:id="rId50" o:title=""/>
          </v:shape>
        </w:pict>
      </w:r>
      <w:r>
        <w:rPr>
          <w:rFonts w:ascii="Times New Roman" w:hAnsi="Times New Roman" w:cs="Times New Roman" w:hint="eastAsia"/>
        </w:rPr>
        <w:t>和旋转矩阵</w:t>
      </w:r>
      <w:r>
        <w:rPr>
          <w:rFonts w:ascii="Times New Roman" w:hAnsi="Times New Roman" w:cs="Times New Roman"/>
          <w:position w:val="-14"/>
        </w:rPr>
        <w:pict>
          <v:shape id="Picture 48" o:spid="_x0000_i1072" type="#_x0000_t75" style="width:40pt;height:19.35pt">
            <v:imagedata r:id="rId51" o:title=""/>
          </v:shape>
        </w:pict>
      </w:r>
      <w:r>
        <w:rPr>
          <w:rFonts w:ascii="Times New Roman" w:hAnsi="Times New Roman" w:cs="Times New Roman" w:hint="eastAsia"/>
        </w:rPr>
        <w:t>导致的，具体关系为：</w:t>
      </w:r>
    </w:p>
    <w:p w:rsidR="003B6EDA" w:rsidRDefault="003E21D5">
      <w:pPr>
        <w:pStyle w:val="12"/>
        <w:ind w:firstLineChars="0" w:firstLine="420"/>
      </w:pPr>
      <w:r>
        <w:tab/>
      </w:r>
      <w:r>
        <w:pict>
          <v:shape id="Picture 49" o:spid="_x0000_i1073" type="#_x0000_t75" style="width:236.65pt;height:19.35pt">
            <v:imagedata r:id="rId52"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354659"/>
      <w:r>
        <w:instrText>(</w:instrText>
      </w:r>
      <w:fldSimple w:instr=" SEQ MTEqn \c \* Arabic \* MERGEFORMAT ">
        <w:r>
          <w:instrText>6</w:instrText>
        </w:r>
      </w:fldSimple>
      <w:r>
        <w:instrText>)</w:instrText>
      </w:r>
      <w:bookmarkEnd w:id="48"/>
      <w:r>
        <w:fldChar w:fldCharType="end"/>
      </w:r>
    </w:p>
    <w:p w:rsidR="003B6EDA" w:rsidRDefault="003E21D5">
      <w:pPr>
        <w:tabs>
          <w:tab w:val="center" w:pos="2100"/>
        </w:tabs>
        <w:snapToGrid w:val="0"/>
        <w:ind w:firstLine="42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rPr>
        <w:t>解线性方程组</w:t>
      </w:r>
      <w:r>
        <w:rPr>
          <w:rFonts w:ascii="Times New Roman" w:hAnsi="Times New Roman" w:cs="Times New Roman"/>
        </w:rPr>
        <w:fldChar w:fldCharType="begin"/>
      </w:r>
      <w:r>
        <w:rPr>
          <w:rFonts w:ascii="Times New Roman" w:hAnsi="Times New Roman" w:cs="Times New Roman"/>
        </w:rPr>
        <w:instrText xml:space="preserve"> GOTOBUTTON ZEqnNum354659  \* MERGEFORMAT </w:instrText>
      </w:r>
      <w:r>
        <w:rPr>
          <w:rFonts w:ascii="Times New Roman" w:hAnsi="Times New Roman" w:cs="Times New Roman"/>
        </w:rPr>
        <w:fldChar w:fldCharType="begin"/>
      </w:r>
      <w:r>
        <w:rPr>
          <w:rFonts w:ascii="Times New Roman" w:hAnsi="Times New Roman" w:cs="Times New Roman"/>
        </w:rPr>
        <w:instrText xml:space="preserve"> REF ZEqnNum354659 \* Charformat \! \* MERGEFORMAT </w:instrText>
      </w:r>
      <w:r>
        <w:rPr>
          <w:rFonts w:ascii="Times New Roman" w:hAnsi="Times New Roman" w:cs="Times New Roman"/>
        </w:rPr>
        <w:fldChar w:fldCharType="separate"/>
      </w:r>
      <w:r>
        <w:rPr>
          <w:rFonts w:ascii="Times New Roman" w:hAnsi="Times New Roman" w:cs="Times New Roman"/>
        </w:rPr>
        <w:instrText>(6)</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可得到相机坐标系的相对运动参数</w:t>
      </w:r>
      <w:r>
        <w:rPr>
          <w:rFonts w:ascii="Times New Roman" w:hAnsi="Times New Roman" w:cs="Times New Roman"/>
          <w:position w:val="-14"/>
        </w:rPr>
        <w:pict>
          <v:shape id="Picture 50" o:spid="_x0000_i1074" type="#_x0000_t75" style="width:42.65pt;height:19.35pt">
            <v:imagedata r:id="rId50" o:title=""/>
          </v:shape>
        </w:pict>
      </w:r>
      <w:r>
        <w:rPr>
          <w:rFonts w:ascii="Times New Roman" w:hAnsi="Times New Roman" w:cs="Times New Roman"/>
        </w:rPr>
        <w:t>和</w:t>
      </w:r>
      <w:r>
        <w:rPr>
          <w:rFonts w:ascii="Times New Roman" w:hAnsi="Times New Roman" w:cs="Times New Roman"/>
          <w:position w:val="-14"/>
        </w:rPr>
        <w:pict>
          <v:shape id="Picture 51" o:spid="_x0000_i1075" type="#_x0000_t75" style="width:40pt;height:19.35pt">
            <v:imagedata r:id="rId51" o:title=""/>
          </v:shape>
        </w:pict>
      </w:r>
      <w:r>
        <w:rPr>
          <w:rFonts w:ascii="Times New Roman" w:hAnsi="Times New Roman" w:cs="Times New Roman" w:hint="eastAsia"/>
        </w:rPr>
        <w:t>。</w:t>
      </w:r>
      <w:r>
        <w:rPr>
          <w:rFonts w:ascii="Times New Roman" w:hAnsi="Times New Roman" w:cs="Times New Roman"/>
        </w:rPr>
        <w:t>将</w:t>
      </w:r>
      <w:r>
        <w:rPr>
          <w:rFonts w:ascii="Times New Roman" w:hAnsi="Times New Roman" w:cs="Times New Roman"/>
          <w:position w:val="-14"/>
        </w:rPr>
        <w:pict>
          <v:shape id="Picture 52" o:spid="_x0000_i1076" type="#_x0000_t75" style="width:42.65pt;height:19.35pt">
            <v:imagedata r:id="rId50" o:title=""/>
          </v:shape>
        </w:pict>
      </w:r>
      <w:r>
        <w:rPr>
          <w:rFonts w:ascii="Times New Roman" w:hAnsi="Times New Roman" w:cs="Times New Roman"/>
        </w:rPr>
        <w:t>和</w:t>
      </w:r>
      <w:r>
        <w:rPr>
          <w:rFonts w:ascii="Times New Roman" w:hAnsi="Times New Roman" w:cs="Times New Roman"/>
          <w:position w:val="-14"/>
        </w:rPr>
        <w:pict>
          <v:shape id="Picture 53" o:spid="_x0000_i1077" type="#_x0000_t75" style="width:40pt;height:19.35pt">
            <v:imagedata r:id="rId53" o:title=""/>
          </v:shape>
        </w:pict>
      </w:r>
      <w:r>
        <w:rPr>
          <w:rFonts w:ascii="Times New Roman" w:hAnsi="Times New Roman" w:cs="Times New Roman"/>
        </w:rPr>
        <w:t>转换到本体系可得</w:t>
      </w:r>
      <w:r>
        <w:rPr>
          <w:rFonts w:ascii="Times New Roman" w:hAnsi="Times New Roman" w:cs="Times New Roman"/>
          <w:position w:val="-14"/>
        </w:rPr>
        <w:pict>
          <v:shape id="Picture 54" o:spid="_x0000_i1078" type="#_x0000_t75" style="width:42.65pt;height:19.35pt">
            <v:imagedata r:id="rId44" o:title=""/>
          </v:shape>
        </w:pict>
      </w:r>
      <w:r>
        <w:rPr>
          <w:rFonts w:ascii="Times New Roman" w:hAnsi="Times New Roman" w:cs="Times New Roman"/>
        </w:rPr>
        <w:t>和</w:t>
      </w:r>
      <w:r>
        <w:rPr>
          <w:rFonts w:ascii="Times New Roman" w:hAnsi="Times New Roman" w:cs="Times New Roman"/>
          <w:position w:val="-14"/>
        </w:rPr>
        <w:pict>
          <v:shape id="Picture 55" o:spid="_x0000_i1079" type="#_x0000_t75" style="width:39.35pt;height:20pt">
            <v:imagedata r:id="rId54" o:title=""/>
          </v:shape>
        </w:pict>
      </w:r>
      <w:r>
        <w:rPr>
          <w:rFonts w:ascii="Times New Roman" w:hAnsi="Times New Roman" w:cs="Times New Roman"/>
        </w:rPr>
        <w:t>：</w:t>
      </w:r>
    </w:p>
    <w:p w:rsidR="003B6EDA" w:rsidRDefault="003E21D5">
      <w:pPr>
        <w:pStyle w:val="12"/>
        <w:ind w:firstLine="420"/>
      </w:pPr>
      <w:r>
        <w:tab/>
      </w:r>
      <w:r>
        <w:pict>
          <v:shape id="Picture 56" o:spid="_x0000_i1080" type="#_x0000_t75" style="width:191.35pt;height:42pt">
            <v:imagedata r:id="rId55"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7</w:instrText>
        </w:r>
      </w:fldSimple>
      <w:r>
        <w:instrText>)</w:instrText>
      </w:r>
      <w:r>
        <w:fldChar w:fldCharType="end"/>
      </w:r>
    </w:p>
    <w:p w:rsidR="003B6EDA" w:rsidRDefault="003E21D5">
      <w:pPr>
        <w:tabs>
          <w:tab w:val="center" w:pos="2100"/>
        </w:tabs>
        <w:snapToGrid w:val="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position w:val="-12"/>
        </w:rPr>
        <w:pict>
          <v:shape id="Picture 57" o:spid="_x0000_i1081" type="#_x0000_t75" style="width:16pt;height:19.35pt">
            <v:imagedata r:id="rId56" o:title=""/>
          </v:shape>
        </w:pict>
      </w:r>
      <w:r>
        <w:rPr>
          <w:rFonts w:ascii="Times New Roman" w:hAnsi="Times New Roman" w:cs="Times New Roman" w:hint="eastAsia"/>
        </w:rPr>
        <w:t>和</w:t>
      </w:r>
      <w:r>
        <w:rPr>
          <w:rFonts w:ascii="Times New Roman" w:hAnsi="Times New Roman" w:cs="Times New Roman"/>
          <w:position w:val="-12"/>
        </w:rPr>
        <w:pict>
          <v:shape id="Picture 58" o:spid="_x0000_i1082" type="#_x0000_t75" style="width:16pt;height:19.35pt">
            <v:imagedata r:id="rId57" o:title=""/>
          </v:shape>
        </w:pict>
      </w:r>
      <w:r>
        <w:rPr>
          <w:rFonts w:ascii="Times New Roman" w:hAnsi="Times New Roman" w:cs="Times New Roman" w:hint="eastAsia"/>
        </w:rPr>
        <w:t>分别为相机系到本体系的旋转矩阵和平移矢量。将</w:t>
      </w:r>
      <w:r>
        <w:rPr>
          <w:rFonts w:ascii="Times New Roman" w:hAnsi="Times New Roman" w:cs="Times New Roman"/>
          <w:position w:val="-14"/>
        </w:rPr>
        <w:pict>
          <v:shape id="Picture 59" o:spid="_x0000_i1083" type="#_x0000_t75" style="width:39.35pt;height:20pt">
            <v:imagedata r:id="rId54" o:title=""/>
          </v:shape>
        </w:pict>
      </w:r>
      <w:r>
        <w:rPr>
          <w:rFonts w:ascii="Times New Roman" w:hAnsi="Times New Roman" w:cs="Times New Roman" w:hint="eastAsia"/>
        </w:rPr>
        <w:t>转化为四元数形式得到</w:t>
      </w:r>
      <w:r>
        <w:rPr>
          <w:rFonts w:ascii="Times New Roman" w:hAnsi="Times New Roman" w:cs="Times New Roman"/>
          <w:position w:val="-14"/>
        </w:rPr>
        <w:pict>
          <v:shape id="Picture 60" o:spid="_x0000_i1084" type="#_x0000_t75" style="width:37.35pt;height:20pt">
            <v:imagedata r:id="rId58" o:title=""/>
          </v:shape>
        </w:pict>
      </w:r>
      <w:r>
        <w:rPr>
          <w:rFonts w:ascii="Times New Roman" w:hAnsi="Times New Roman" w:cs="Times New Roman" w:hint="eastAsia"/>
        </w:rPr>
        <w:t>。</w:t>
      </w:r>
    </w:p>
    <w:p w:rsidR="003B6EDA" w:rsidRDefault="003E21D5">
      <w:pPr>
        <w:pStyle w:val="40"/>
      </w:pPr>
      <w:r>
        <w:t>（</w:t>
      </w:r>
      <w:r>
        <w:t>2</w:t>
      </w:r>
      <w:r>
        <w:t>）</w:t>
      </w:r>
      <w:r>
        <w:t xml:space="preserve"> </w:t>
      </w:r>
      <w:r>
        <w:t>惯性相对运动参数</w:t>
      </w:r>
    </w:p>
    <w:p w:rsidR="003B6EDA" w:rsidRDefault="003E21D5">
      <w:pPr>
        <w:tabs>
          <w:tab w:val="center" w:pos="2100"/>
        </w:tabs>
        <w:ind w:firstLine="420"/>
        <w:rPr>
          <w:rFonts w:ascii="Times New Roman" w:hAnsi="Times New Roman" w:cs="Times New Roman"/>
          <w:color w:val="FF0000"/>
        </w:rPr>
      </w:pPr>
      <w:r>
        <w:rPr>
          <w:rFonts w:ascii="Times New Roman" w:hAnsi="Times New Roman" w:cs="Times New Roman" w:hint="eastAsia"/>
        </w:rPr>
        <w:t>组合导航系统得到</w:t>
      </w:r>
      <w:r>
        <w:rPr>
          <w:rFonts w:ascii="Times New Roman" w:hAnsi="Times New Roman" w:cs="Times New Roman" w:hint="eastAsia"/>
        </w:rPr>
        <w:t>k-1</w:t>
      </w:r>
      <w:r>
        <w:rPr>
          <w:rFonts w:ascii="Times New Roman" w:hAnsi="Times New Roman" w:cs="Times New Roman" w:hint="eastAsia"/>
        </w:rPr>
        <w:t>时刻本体系相对世界系的位置矢量为</w:t>
      </w:r>
      <w:r>
        <w:rPr>
          <w:rFonts w:ascii="Times New Roman" w:hAnsi="Times New Roman" w:cs="Times New Roman"/>
          <w:position w:val="-12"/>
        </w:rPr>
        <w:pict>
          <v:shape id="Picture 61" o:spid="_x0000_i1085" type="#_x0000_t75" style="width:18pt;height:18pt">
            <v:imagedata r:id="rId59" o:title=""/>
          </v:shape>
        </w:pict>
      </w:r>
      <w:r>
        <w:rPr>
          <w:rFonts w:ascii="Times New Roman" w:hAnsi="Times New Roman" w:cs="Times New Roman" w:hint="eastAsia"/>
        </w:rPr>
        <w:t>，姿态四元数为</w:t>
      </w:r>
      <w:r>
        <w:rPr>
          <w:rFonts w:ascii="Times New Roman" w:hAnsi="Times New Roman" w:cs="Times New Roman"/>
          <w:position w:val="-12"/>
        </w:rPr>
        <w:pict>
          <v:shape id="Picture 62" o:spid="_x0000_i1086" type="#_x0000_t75" style="width:22.65pt;height:19.35pt">
            <v:imagedata r:id="rId60" o:title=""/>
          </v:shape>
        </w:pict>
      </w:r>
      <w:r>
        <w:rPr>
          <w:rFonts w:ascii="Times New Roman" w:hAnsi="Times New Roman" w:cs="Times New Roman" w:hint="eastAsia"/>
        </w:rPr>
        <w:t>。在</w:t>
      </w:r>
      <w:r>
        <w:rPr>
          <w:rFonts w:ascii="Times New Roman" w:hAnsi="Times New Roman" w:cs="Times New Roman"/>
          <w:position w:val="-12"/>
        </w:rPr>
        <w:pict>
          <v:shape id="Picture 63" o:spid="_x0000_i1087" type="#_x0000_t75" style="width:18pt;height:18pt">
            <v:imagedata r:id="rId59" o:title=""/>
          </v:shape>
        </w:pict>
      </w:r>
      <w:r>
        <w:rPr>
          <w:rFonts w:ascii="Times New Roman" w:hAnsi="Times New Roman" w:cs="Times New Roman" w:hint="eastAsia"/>
        </w:rPr>
        <w:t>和</w:t>
      </w:r>
      <w:r>
        <w:rPr>
          <w:rFonts w:ascii="Times New Roman" w:hAnsi="Times New Roman" w:cs="Times New Roman"/>
          <w:position w:val="-12"/>
        </w:rPr>
        <w:pict>
          <v:shape id="Picture 64" o:spid="_x0000_i1088" type="#_x0000_t75" style="width:22.65pt;height:19.35pt">
            <v:imagedata r:id="rId60" o:title=""/>
          </v:shape>
        </w:pict>
      </w:r>
      <w:r>
        <w:rPr>
          <w:rFonts w:ascii="Times New Roman" w:hAnsi="Times New Roman" w:cs="Times New Roman" w:hint="eastAsia"/>
        </w:rPr>
        <w:t>基础上，利用</w:t>
      </w:r>
      <w:r>
        <w:rPr>
          <w:rFonts w:ascii="Times New Roman" w:hAnsi="Times New Roman" w:cs="Times New Roman" w:hint="eastAsia"/>
        </w:rPr>
        <w:t>k-1</w:t>
      </w:r>
      <w:r>
        <w:rPr>
          <w:rFonts w:ascii="Times New Roman" w:hAnsi="Times New Roman" w:cs="Times New Roman" w:hint="eastAsia"/>
        </w:rPr>
        <w:t>时刻到</w:t>
      </w:r>
      <w:r>
        <w:rPr>
          <w:rFonts w:ascii="Times New Roman" w:hAnsi="Times New Roman" w:cs="Times New Roman" w:hint="eastAsia"/>
        </w:rPr>
        <w:t>k</w:t>
      </w:r>
      <w:r>
        <w:rPr>
          <w:rFonts w:ascii="Times New Roman" w:hAnsi="Times New Roman" w:cs="Times New Roman" w:hint="eastAsia"/>
        </w:rPr>
        <w:t>时刻的</w:t>
      </w:r>
      <w:r>
        <w:rPr>
          <w:rFonts w:ascii="Times New Roman" w:hAnsi="Times New Roman" w:cs="Times New Roman" w:hint="eastAsia"/>
        </w:rPr>
        <w:t>IMU</w:t>
      </w:r>
      <w:r>
        <w:rPr>
          <w:rFonts w:ascii="Times New Roman" w:hAnsi="Times New Roman" w:cs="Times New Roman" w:hint="eastAsia"/>
        </w:rPr>
        <w:t>数据，惯性系统进行捷联解算得到</w:t>
      </w:r>
      <w:r>
        <w:rPr>
          <w:rFonts w:ascii="Times New Roman" w:hAnsi="Times New Roman" w:cs="Times New Roman" w:hint="eastAsia"/>
        </w:rPr>
        <w:t>k</w:t>
      </w:r>
      <w:r>
        <w:rPr>
          <w:rFonts w:ascii="Times New Roman" w:hAnsi="Times New Roman" w:cs="Times New Roman" w:hint="eastAsia"/>
        </w:rPr>
        <w:t>时刻的位置矢量为</w:t>
      </w:r>
      <w:r>
        <w:rPr>
          <w:rFonts w:ascii="Times New Roman" w:hAnsi="Times New Roman" w:cs="Times New Roman"/>
          <w:position w:val="-14"/>
        </w:rPr>
        <w:pict>
          <v:shape id="Picture 65" o:spid="_x0000_i1089" type="#_x0000_t75" style="width:24pt;height:19.35pt">
            <v:imagedata r:id="rId61" o:title=""/>
          </v:shape>
        </w:pict>
      </w:r>
      <w:r>
        <w:rPr>
          <w:rFonts w:ascii="Times New Roman" w:hAnsi="Times New Roman" w:cs="Times New Roman" w:hint="eastAsia"/>
        </w:rPr>
        <w:t>，姿态四元数为</w:t>
      </w:r>
      <w:r>
        <w:rPr>
          <w:rFonts w:ascii="Times New Roman" w:hAnsi="Times New Roman" w:cs="Times New Roman"/>
          <w:position w:val="-14"/>
        </w:rPr>
        <w:pict>
          <v:shape id="Picture 66" o:spid="_x0000_i1090" type="#_x0000_t75" style="width:28.65pt;height:19.35pt">
            <v:imagedata r:id="rId62" o:title=""/>
          </v:shape>
        </w:pict>
      </w:r>
      <w:r>
        <w:rPr>
          <w:rFonts w:ascii="Times New Roman" w:hAnsi="Times New Roman" w:cs="Times New Roman" w:hint="eastAsia"/>
        </w:rPr>
        <w:t>。从</w:t>
      </w:r>
      <w:r>
        <w:rPr>
          <w:rFonts w:ascii="Times New Roman" w:hAnsi="Times New Roman" w:cs="Times New Roman"/>
          <w:position w:val="-12"/>
        </w:rPr>
        <w:pict>
          <v:shape id="Picture 67" o:spid="_x0000_i1091" type="#_x0000_t75" style="width:22.65pt;height:19.35pt">
            <v:imagedata r:id="rId60" o:title=""/>
          </v:shape>
        </w:pict>
      </w:r>
      <w:r>
        <w:rPr>
          <w:rFonts w:ascii="Times New Roman" w:hAnsi="Times New Roman" w:cs="Times New Roman" w:hint="eastAsia"/>
        </w:rPr>
        <w:t>到</w:t>
      </w:r>
      <w:r>
        <w:rPr>
          <w:rFonts w:ascii="Times New Roman" w:hAnsi="Times New Roman" w:cs="Times New Roman"/>
          <w:position w:val="-14"/>
        </w:rPr>
        <w:pict>
          <v:shape id="Picture 68" o:spid="_x0000_i1092" type="#_x0000_t75" style="width:28.65pt;height:19.35pt">
            <v:imagedata r:id="rId62" o:title=""/>
          </v:shape>
        </w:pict>
      </w:r>
      <w:r>
        <w:rPr>
          <w:rFonts w:ascii="Times New Roman" w:hAnsi="Times New Roman" w:cs="Times New Roman" w:hint="eastAsia"/>
        </w:rPr>
        <w:t>的姿态变化即</w:t>
      </w:r>
      <w:r>
        <w:rPr>
          <w:rFonts w:ascii="Times New Roman" w:hAnsi="Times New Roman" w:cs="Times New Roman" w:hint="eastAsia"/>
        </w:rPr>
        <w:t>k-1</w:t>
      </w:r>
      <w:r>
        <w:rPr>
          <w:rFonts w:ascii="Times New Roman" w:hAnsi="Times New Roman" w:cs="Times New Roman" w:hint="eastAsia"/>
        </w:rPr>
        <w:t>时刻到</w:t>
      </w:r>
      <w:r>
        <w:rPr>
          <w:rFonts w:ascii="Times New Roman" w:hAnsi="Times New Roman" w:cs="Times New Roman" w:hint="eastAsia"/>
        </w:rPr>
        <w:t>k</w:t>
      </w:r>
      <w:r>
        <w:rPr>
          <w:rFonts w:ascii="Times New Roman" w:hAnsi="Times New Roman" w:cs="Times New Roman" w:hint="eastAsia"/>
        </w:rPr>
        <w:t>时刻的惯性相对旋转四元数</w:t>
      </w:r>
      <w:r>
        <w:rPr>
          <w:rFonts w:ascii="Times New Roman" w:hAnsi="Times New Roman" w:cs="Times New Roman"/>
          <w:position w:val="-14"/>
        </w:rPr>
        <w:pict>
          <v:shape id="Picture 69" o:spid="_x0000_i1093" type="#_x0000_t75" style="width:34pt;height:20pt">
            <v:imagedata r:id="rId63" o:title=""/>
          </v:shape>
        </w:pict>
      </w:r>
      <w:r>
        <w:rPr>
          <w:rFonts w:ascii="Times New Roman" w:hAnsi="Times New Roman" w:cs="Times New Roman" w:hint="eastAsia"/>
        </w:rPr>
        <w:t>，从</w:t>
      </w:r>
      <w:r>
        <w:rPr>
          <w:rFonts w:ascii="Times New Roman" w:hAnsi="Times New Roman" w:cs="Times New Roman"/>
          <w:position w:val="-12"/>
        </w:rPr>
        <w:pict>
          <v:shape id="Picture 70" o:spid="_x0000_i1094" type="#_x0000_t75" style="width:18pt;height:18pt">
            <v:imagedata r:id="rId59" o:title=""/>
          </v:shape>
        </w:pict>
      </w:r>
      <w:r>
        <w:rPr>
          <w:rFonts w:ascii="Times New Roman" w:hAnsi="Times New Roman" w:cs="Times New Roman" w:hint="eastAsia"/>
        </w:rPr>
        <w:t>到</w:t>
      </w:r>
      <w:r>
        <w:rPr>
          <w:rFonts w:ascii="Times New Roman" w:hAnsi="Times New Roman" w:cs="Times New Roman"/>
          <w:position w:val="-14"/>
        </w:rPr>
        <w:pict>
          <v:shape id="Picture 71" o:spid="_x0000_i1095" type="#_x0000_t75" style="width:24pt;height:19.35pt">
            <v:imagedata r:id="rId61" o:title=""/>
          </v:shape>
        </w:pict>
      </w:r>
      <w:r>
        <w:rPr>
          <w:rFonts w:ascii="Times New Roman" w:hAnsi="Times New Roman" w:cs="Times New Roman" w:hint="eastAsia"/>
        </w:rPr>
        <w:t>的位置变化即</w:t>
      </w:r>
      <w:r>
        <w:rPr>
          <w:rFonts w:ascii="Times New Roman" w:hAnsi="Times New Roman" w:cs="Times New Roman" w:hint="eastAsia"/>
        </w:rPr>
        <w:t>k-1</w:t>
      </w:r>
      <w:r>
        <w:rPr>
          <w:rFonts w:ascii="Times New Roman" w:hAnsi="Times New Roman" w:cs="Times New Roman" w:hint="eastAsia"/>
        </w:rPr>
        <w:t>时刻到</w:t>
      </w:r>
      <w:r>
        <w:rPr>
          <w:rFonts w:ascii="Times New Roman" w:hAnsi="Times New Roman" w:cs="Times New Roman" w:hint="eastAsia"/>
        </w:rPr>
        <w:t>k</w:t>
      </w:r>
      <w:r>
        <w:rPr>
          <w:rFonts w:ascii="Times New Roman" w:hAnsi="Times New Roman" w:cs="Times New Roman" w:hint="eastAsia"/>
        </w:rPr>
        <w:t>时刻的惯性相对平移矢量</w:t>
      </w:r>
      <w:r>
        <w:rPr>
          <w:rFonts w:ascii="Times New Roman" w:hAnsi="Times New Roman" w:cs="Times New Roman"/>
          <w:position w:val="-14"/>
        </w:rPr>
        <w:pict>
          <v:shape id="Picture 72" o:spid="_x0000_i1096" type="#_x0000_t75" style="width:40pt;height:20pt">
            <v:imagedata r:id="rId64" o:title=""/>
          </v:shape>
        </w:pict>
      </w:r>
      <w:r>
        <w:rPr>
          <w:rFonts w:ascii="Times New Roman" w:hAnsi="Times New Roman" w:cs="Times New Roman" w:hint="eastAsia"/>
        </w:rPr>
        <w:t>。综上，</w:t>
      </w:r>
      <w:r>
        <w:rPr>
          <w:rFonts w:ascii="Times New Roman" w:hAnsi="Times New Roman" w:cs="Times New Roman"/>
        </w:rPr>
        <w:t>惯</w:t>
      </w:r>
      <w:r>
        <w:rPr>
          <w:rFonts w:ascii="Times New Roman" w:hAnsi="Times New Roman" w:cs="Times New Roman"/>
        </w:rPr>
        <w:lastRenderedPageBreak/>
        <w:t>性相对运动参数计算方法为：</w:t>
      </w:r>
    </w:p>
    <w:p w:rsidR="003B6EDA" w:rsidRDefault="003E21D5">
      <w:pPr>
        <w:pStyle w:val="12"/>
        <w:ind w:firstLine="420"/>
      </w:pPr>
      <w:r>
        <w:tab/>
      </w:r>
      <w:r>
        <w:pict>
          <v:shape id="Picture 73" o:spid="_x0000_i1097" type="#_x0000_t75" style="width:97.35pt;height:19.35pt">
            <v:imagedata r:id="rId65"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8</w:instrText>
        </w:r>
      </w:fldSimple>
      <w:r>
        <w:instrText>)</w:instrText>
      </w:r>
      <w:r>
        <w:fldChar w:fldCharType="end"/>
      </w:r>
    </w:p>
    <w:p w:rsidR="003B6EDA" w:rsidRDefault="003E21D5">
      <w:pPr>
        <w:pStyle w:val="12"/>
        <w:ind w:firstLine="420"/>
      </w:pPr>
      <w:r>
        <w:tab/>
      </w:r>
      <w:r>
        <w:pict>
          <v:shape id="Picture 74" o:spid="_x0000_i1098" type="#_x0000_t75" style="width:130.65pt;height:22pt">
            <v:imagedata r:id="rId66"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522897"/>
      <w:r>
        <w:instrText>(</w:instrText>
      </w:r>
      <w:fldSimple w:instr=" SEQ MTEqn \c \* Arabic \* MERGEFORMAT ">
        <w:r>
          <w:instrText>9</w:instrText>
        </w:r>
      </w:fldSimple>
      <w:r>
        <w:instrText>)</w:instrText>
      </w:r>
      <w:bookmarkEnd w:id="49"/>
      <w:r>
        <w:fldChar w:fldCharType="end"/>
      </w:r>
    </w:p>
    <w:p w:rsidR="003B6EDA" w:rsidRDefault="003E21D5">
      <w:pPr>
        <w:pStyle w:val="40"/>
        <w:tabs>
          <w:tab w:val="center" w:pos="1995"/>
          <w:tab w:val="center" w:pos="2100"/>
        </w:tabs>
        <w:snapToGrid w:val="0"/>
      </w:pPr>
      <w:r>
        <w:t>（</w:t>
      </w:r>
      <w:r>
        <w:t>3</w:t>
      </w:r>
      <w:r>
        <w:t>）</w:t>
      </w:r>
      <w:r>
        <w:t xml:space="preserve"> </w:t>
      </w:r>
      <w:r>
        <w:t>惯性与视觉相对运动参数差</w:t>
      </w:r>
    </w:p>
    <w:p w:rsidR="003B6EDA" w:rsidRDefault="003E21D5">
      <w:pPr>
        <w:tabs>
          <w:tab w:val="center" w:pos="1995"/>
          <w:tab w:val="center" w:pos="2100"/>
        </w:tabs>
        <w:snapToGrid w:val="0"/>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rPr>
        <w:t>以惯性和视觉相对旋转四元数之差</w:t>
      </w:r>
      <w:r>
        <w:rPr>
          <w:rFonts w:ascii="Times New Roman" w:hAnsi="Times New Roman" w:cs="Times New Roman"/>
          <w:position w:val="-14"/>
        </w:rPr>
        <w:pict>
          <v:shape id="Picture 75" o:spid="_x0000_i1099" type="#_x0000_t75" style="width:13.35pt;height:19.35pt">
            <v:imagedata r:id="rId67" o:title=""/>
          </v:shape>
        </w:pict>
      </w:r>
      <w:r>
        <w:rPr>
          <w:rFonts w:ascii="Times New Roman" w:hAnsi="Times New Roman" w:cs="Times New Roman"/>
        </w:rPr>
        <w:t>和相对平移矢量之差</w:t>
      </w:r>
      <w:r>
        <w:rPr>
          <w:rFonts w:ascii="Times New Roman" w:hAnsi="Times New Roman" w:cs="Times New Roman"/>
          <w:position w:val="-12"/>
        </w:rPr>
        <w:pict>
          <v:shape id="Picture 76" o:spid="_x0000_i1100" type="#_x0000_t75" style="width:12pt;height:18pt">
            <v:imagedata r:id="rId68" o:title=""/>
          </v:shape>
        </w:pict>
      </w:r>
      <w:r>
        <w:rPr>
          <w:rFonts w:ascii="Times New Roman" w:hAnsi="Times New Roman" w:cs="Times New Roman"/>
        </w:rPr>
        <w:t>作为观测量：</w:t>
      </w:r>
    </w:p>
    <w:p w:rsidR="003B6EDA" w:rsidRDefault="003E21D5">
      <w:pPr>
        <w:pStyle w:val="12"/>
        <w:ind w:firstLine="420"/>
      </w:pPr>
      <w:r>
        <w:tab/>
      </w:r>
      <w:r>
        <w:pict>
          <v:shape id="Picture 77" o:spid="_x0000_i1101" type="#_x0000_t75" style="width:163.35pt;height:42pt">
            <v:imagedata r:id="rId69"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10</w:instrText>
        </w:r>
      </w:fldSimple>
      <w:r>
        <w:instrText>)</w:instrText>
      </w:r>
      <w:r>
        <w:fldChar w:fldCharType="end"/>
      </w:r>
    </w:p>
    <w:p w:rsidR="003B6EDA" w:rsidRDefault="003E21D5">
      <w:pPr>
        <w:tabs>
          <w:tab w:val="center" w:pos="1995"/>
          <w:tab w:val="center" w:pos="2100"/>
        </w:tabs>
        <w:snapToGrid w:val="0"/>
        <w:rPr>
          <w:rFonts w:ascii="Times New Roman" w:hAnsi="Times New Roman" w:cs="Times New Roman"/>
        </w:rPr>
      </w:pPr>
      <w:r>
        <w:rPr>
          <w:rFonts w:ascii="Times New Roman" w:hAnsi="Times New Roman" w:cs="Times New Roman"/>
        </w:rPr>
        <w:t>其中函数</w:t>
      </w:r>
      <w:r>
        <w:rPr>
          <w:rFonts w:ascii="Times New Roman" w:hAnsi="Times New Roman" w:cs="Times New Roman"/>
          <w:position w:val="-14"/>
        </w:rPr>
        <w:pict>
          <v:shape id="Picture 78" o:spid="_x0000_i1102" type="#_x0000_t75" style="width:30pt;height:19.35pt">
            <v:imagedata r:id="rId70" o:title=""/>
          </v:shape>
        </w:pict>
      </w:r>
      <w:r>
        <w:rPr>
          <w:rFonts w:ascii="Times New Roman" w:hAnsi="Times New Roman" w:cs="Times New Roman"/>
        </w:rPr>
        <w:t>为：</w:t>
      </w:r>
    </w:p>
    <w:p w:rsidR="003B6EDA" w:rsidRDefault="003E21D5">
      <w:pPr>
        <w:pStyle w:val="12"/>
        <w:ind w:firstLine="420"/>
      </w:pPr>
      <w:r>
        <w:tab/>
      </w:r>
      <w:r>
        <w:pict>
          <v:shape id="Picture 79" o:spid="_x0000_i1103" type="#_x0000_t75" style="width:118.65pt;height:22.65pt">
            <v:imagedata r:id="rId71"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11</w:instrText>
        </w:r>
      </w:fldSimple>
      <w:r>
        <w:instrText>)</w:instrText>
      </w:r>
      <w:r>
        <w:fldChar w:fldCharType="end"/>
      </w:r>
    </w:p>
    <w:p w:rsidR="003B6EDA" w:rsidRDefault="003E21D5">
      <w:pPr>
        <w:tabs>
          <w:tab w:val="center" w:pos="1995"/>
          <w:tab w:val="center" w:pos="2100"/>
        </w:tabs>
        <w:ind w:firstLine="420"/>
        <w:rPr>
          <w:rFonts w:ascii="Times New Roman" w:hAnsi="Times New Roman" w:cs="Times New Roman"/>
        </w:rPr>
      </w:pPr>
      <w:r>
        <w:rPr>
          <w:rFonts w:ascii="Times New Roman" w:hAnsi="Times New Roman" w:cs="Times New Roman"/>
        </w:rPr>
        <w:t>由于</w:t>
      </w:r>
      <w:r>
        <w:rPr>
          <w:rFonts w:ascii="Times New Roman" w:hAnsi="Times New Roman" w:cs="Times New Roman"/>
          <w:position w:val="-14"/>
        </w:rPr>
        <w:pict>
          <v:shape id="Picture 80" o:spid="_x0000_i1104" type="#_x0000_t75" style="width:103.35pt;height:19.35pt">
            <v:imagedata r:id="rId72" o:title=""/>
          </v:shape>
        </w:pict>
      </w:r>
      <w:r>
        <w:rPr>
          <w:rFonts w:ascii="Times New Roman" w:hAnsi="Times New Roman" w:cs="Times New Roman"/>
        </w:rPr>
        <w:t>对应旋转为小角度，其</w:t>
      </w:r>
      <w:r>
        <w:rPr>
          <w:rFonts w:ascii="Times New Roman" w:hAnsi="Times New Roman" w:cs="Times New Roman"/>
          <w:position w:val="-12"/>
        </w:rPr>
        <w:pict>
          <v:shape id="Picture 81" o:spid="_x0000_i1105" type="#_x0000_t75" style="width:13.35pt;height:18pt">
            <v:imagedata r:id="rId73" o:title=""/>
          </v:shape>
        </w:pict>
      </w:r>
      <w:r>
        <w:rPr>
          <w:rFonts w:ascii="Times New Roman" w:hAnsi="Times New Roman" w:cs="Times New Roman"/>
        </w:rPr>
        <w:t>近似为</w:t>
      </w:r>
      <w:r>
        <w:rPr>
          <w:rFonts w:ascii="Times New Roman" w:hAnsi="Times New Roman" w:cs="Times New Roman"/>
        </w:rPr>
        <w:t>1</w:t>
      </w:r>
      <w:r>
        <w:rPr>
          <w:rFonts w:ascii="Times New Roman" w:hAnsi="Times New Roman" w:cs="Times New Roman"/>
        </w:rPr>
        <w:t>，</w:t>
      </w:r>
      <w:r>
        <w:rPr>
          <w:rFonts w:ascii="Times New Roman" w:hAnsi="Times New Roman" w:cs="Times New Roman"/>
          <w:position w:val="-14"/>
        </w:rPr>
        <w:pict>
          <v:shape id="Picture 82" o:spid="_x0000_i1106" type="#_x0000_t75" style="width:30pt;height:19.35pt">
            <v:imagedata r:id="rId70" o:title=""/>
          </v:shape>
        </w:pict>
      </w:r>
      <w:r>
        <w:rPr>
          <w:rFonts w:ascii="Times New Roman" w:hAnsi="Times New Roman" w:cs="Times New Roman"/>
        </w:rPr>
        <w:t>可有效描述该旋转信息。</w:t>
      </w:r>
    </w:p>
    <w:p w:rsidR="003B6EDA" w:rsidRDefault="003E21D5">
      <w:pPr>
        <w:pStyle w:val="3"/>
      </w:pPr>
      <w:r>
        <w:t xml:space="preserve">4.2 </w:t>
      </w:r>
      <w:r>
        <w:t>传统观测模型</w:t>
      </w:r>
    </w:p>
    <w:p w:rsidR="003B6EDA" w:rsidRDefault="003E21D5">
      <w:pPr>
        <w:tabs>
          <w:tab w:val="center" w:pos="1995"/>
          <w:tab w:val="center" w:pos="2100"/>
        </w:tabs>
        <w:snapToGrid w:val="0"/>
        <w:ind w:firstLine="420"/>
        <w:rPr>
          <w:rFonts w:ascii="Times New Roman" w:hAnsi="Times New Roman" w:cs="Times New Roman"/>
        </w:rPr>
      </w:pPr>
      <w:r>
        <w:rPr>
          <w:rFonts w:ascii="Times New Roman" w:hAnsi="Times New Roman" w:cs="Times New Roman"/>
        </w:rPr>
        <w:t>为了使观测模型简单，传统</w:t>
      </w:r>
      <w:r>
        <w:rPr>
          <w:rFonts w:ascii="Times New Roman" w:hAnsi="Times New Roman" w:cs="Times New Roman"/>
        </w:rPr>
        <w:t>INS/VNS</w:t>
      </w:r>
      <w:r>
        <w:rPr>
          <w:rFonts w:ascii="Times New Roman" w:hAnsi="Times New Roman" w:cs="Times New Roman"/>
        </w:rPr>
        <w:t>组合导航中通常使用以下观测模型</w:t>
      </w:r>
      <w:r>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vertAlign w:val="superscript"/>
        </w:rPr>
        <w:t>[</w:t>
      </w:r>
      <w:hyperlink w:anchor="_ENREF_7" w:tooltip="Mourikis, 2006 #14" w:history="1">
        <w:r>
          <w:rPr>
            <w:rFonts w:ascii="Times New Roman" w:hAnsi="Times New Roman" w:cs="Times New Roman"/>
            <w:vertAlign w:val="superscript"/>
          </w:rPr>
          <w:t>7</w:t>
        </w:r>
      </w:hyperlink>
      <w:r>
        <w:rPr>
          <w:rFonts w:ascii="Times New Roman" w:hAnsi="Times New Roman" w:cs="Times New Roman"/>
          <w:vertAlign w:val="superscript"/>
        </w:rPr>
        <w:t xml:space="preserve">, </w:t>
      </w:r>
      <w:hyperlink w:anchor="_ENREF_8" w:tooltip="Roumeliotis, 2002 #29" w:history="1">
        <w:r>
          <w:rPr>
            <w:rFonts w:ascii="Times New Roman" w:hAnsi="Times New Roman" w:cs="Times New Roman"/>
            <w:vertAlign w:val="superscript"/>
          </w:rPr>
          <w:t>8</w:t>
        </w:r>
      </w:hyperlink>
      <w:r>
        <w:rPr>
          <w:rFonts w:ascii="Times New Roman" w:hAnsi="Times New Roman" w:cs="Times New Roman"/>
          <w:vertAlign w:val="superscript"/>
        </w:rPr>
        <w:t xml:space="preserve">, </w:t>
      </w:r>
      <w:hyperlink w:anchor="_ENREF_13" w:tooltip="Fang, 2013 #109" w:history="1">
        <w:r>
          <w:rPr>
            <w:rFonts w:ascii="Times New Roman" w:hAnsi="Times New Roman" w:cs="Times New Roman"/>
            <w:vertAlign w:val="superscript"/>
          </w:rPr>
          <w:t>13-15</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w:t>
      </w:r>
    </w:p>
    <w:p w:rsidR="003B6EDA" w:rsidRDefault="003E21D5">
      <w:pPr>
        <w:pStyle w:val="40"/>
        <w:snapToGrid w:val="0"/>
        <w:textAlignment w:val="center"/>
      </w:pPr>
      <w:r>
        <w:t>（</w:t>
      </w:r>
      <w:r>
        <w:t>1</w:t>
      </w:r>
      <w:r>
        <w:t>）</w:t>
      </w:r>
      <w:r>
        <w:t xml:space="preserve"> </w:t>
      </w:r>
      <w:r>
        <w:t>相对旋转差</w:t>
      </w:r>
      <w:r>
        <w:pict>
          <v:shape id="Picture 83" o:spid="_x0000_i1107" type="#_x0000_t75" style="width:13.35pt;height:19.35pt">
            <v:imagedata r:id="rId67" o:title=""/>
          </v:shape>
        </w:pict>
      </w:r>
      <w:r>
        <w:t>的观测方程</w:t>
      </w:r>
    </w:p>
    <w:p w:rsidR="003B6EDA" w:rsidRDefault="003E21D5">
      <w:pPr>
        <w:tabs>
          <w:tab w:val="center" w:pos="2100"/>
        </w:tabs>
        <w:snapToGrid w:val="0"/>
        <w:ind w:firstLine="420"/>
        <w:rPr>
          <w:rFonts w:ascii="Times New Roman" w:hAnsi="Times New Roman" w:cs="Times New Roman"/>
        </w:rPr>
      </w:pPr>
      <w:r>
        <w:rPr>
          <w:rFonts w:hint="eastAsia"/>
        </w:rPr>
        <w:t>建立</w:t>
      </w:r>
      <w:r>
        <w:t>相对旋转差</w:t>
      </w:r>
      <w:r>
        <w:rPr>
          <w:position w:val="-14"/>
        </w:rPr>
        <w:pict>
          <v:shape id="Picture 84" o:spid="_x0000_i1108" type="#_x0000_t75" style="width:13.35pt;height:19.35pt">
            <v:imagedata r:id="rId74" o:title=""/>
          </v:shape>
        </w:pict>
      </w:r>
      <w:r>
        <w:rPr>
          <w:rFonts w:hint="eastAsia"/>
        </w:rPr>
        <w:t>的观测方程，需首先分析</w:t>
      </w:r>
      <w:r>
        <w:rPr>
          <w:rFonts w:ascii="Times New Roman" w:hAnsi="Times New Roman" w:cs="Times New Roman"/>
          <w:position w:val="-14"/>
        </w:rPr>
        <w:pict>
          <v:shape id="Picture 85" o:spid="_x0000_i1109" type="#_x0000_t75" style="width:34.65pt;height:19.35pt">
            <v:imagedata r:id="rId75" o:title=""/>
          </v:shape>
        </w:pict>
      </w:r>
      <w:r>
        <w:rPr>
          <w:rFonts w:hint="eastAsia"/>
        </w:rPr>
        <w:t>与</w:t>
      </w:r>
      <w:r>
        <w:rPr>
          <w:position w:val="-14"/>
        </w:rPr>
        <w:pict>
          <v:shape id="Picture 86" o:spid="_x0000_i1110" type="#_x0000_t75" style="width:34pt;height:19.35pt">
            <v:imagedata r:id="rId76" o:title=""/>
          </v:shape>
        </w:pict>
      </w:r>
      <w:r>
        <w:rPr>
          <w:rFonts w:hint="eastAsia"/>
        </w:rPr>
        <w:t>的关系：</w:t>
      </w:r>
    </w:p>
    <w:p w:rsidR="003B6EDA" w:rsidRDefault="003E21D5">
      <w:pPr>
        <w:pStyle w:val="12"/>
        <w:ind w:firstLineChars="0" w:firstLine="420"/>
      </w:pPr>
      <w:r>
        <w:tab/>
      </w:r>
      <w:r>
        <w:pict>
          <v:shape id="Picture 87" o:spid="_x0000_i1111" type="#_x0000_t75" style="width:299.35pt;height:40.65pt">
            <v:imagedata r:id="rId77"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473110"/>
      <w:r>
        <w:instrText>(</w:instrText>
      </w:r>
      <w:fldSimple w:instr=" SEQ MTEqn \c \* Arabic \* MERGEFORMAT ">
        <w:r>
          <w:instrText>12</w:instrText>
        </w:r>
      </w:fldSimple>
      <w:r>
        <w:instrText>)</w:instrText>
      </w:r>
      <w:bookmarkEnd w:id="50"/>
      <w:r>
        <w:fldChar w:fldCharType="end"/>
      </w:r>
    </w:p>
    <w:p w:rsidR="003B6EDA" w:rsidRDefault="003E21D5">
      <w:pPr>
        <w:tabs>
          <w:tab w:val="center" w:pos="2100"/>
        </w:tabs>
        <w:snapToGrid w:val="0"/>
        <w:ind w:firstLine="420"/>
        <w:rPr>
          <w:rFonts w:ascii="Times New Roman" w:hAnsi="Times New Roman" w:cs="Times New Roman"/>
        </w:rPr>
      </w:pPr>
      <w:r>
        <w:rPr>
          <w:rFonts w:ascii="Times New Roman" w:hAnsi="Times New Roman" w:cs="Times New Roman"/>
        </w:rPr>
        <w:t>设视觉相对旋转四元数</w:t>
      </w:r>
      <w:r>
        <w:rPr>
          <w:rFonts w:ascii="Times New Roman" w:hAnsi="Times New Roman" w:cs="Times New Roman"/>
          <w:position w:val="-14"/>
        </w:rPr>
        <w:pict>
          <v:shape id="Picture 88" o:spid="_x0000_i1112" type="#_x0000_t75" style="width:37.35pt;height:19.35pt">
            <v:imagedata r:id="rId78" o:title=""/>
          </v:shape>
        </w:pict>
      </w:r>
      <w:r>
        <w:rPr>
          <w:rFonts w:ascii="Times New Roman" w:hAnsi="Times New Roman" w:cs="Times New Roman"/>
        </w:rPr>
        <w:t>的误差表达式为：</w:t>
      </w:r>
    </w:p>
    <w:p w:rsidR="003B6EDA" w:rsidRDefault="003E21D5">
      <w:pPr>
        <w:pStyle w:val="12"/>
        <w:ind w:firstLineChars="0" w:firstLine="420"/>
      </w:pPr>
      <w:r>
        <w:tab/>
      </w:r>
      <w:r>
        <w:pict>
          <v:shape id="Picture 89" o:spid="_x0000_i1113" type="#_x0000_t75" style="width:193.35pt;height:49.35pt">
            <v:imagedata r:id="rId79"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668292"/>
      <w:r>
        <w:instrText>(</w:instrText>
      </w:r>
      <w:fldSimple w:instr=" SEQ MTEqn \c \* Arabic \* MERGEFORMAT ">
        <w:r>
          <w:instrText>13</w:instrText>
        </w:r>
      </w:fldSimple>
      <w:r>
        <w:instrText>)</w:instrText>
      </w:r>
      <w:bookmarkEnd w:id="51"/>
      <w:r>
        <w:fldChar w:fldCharType="end"/>
      </w:r>
    </w:p>
    <w:p w:rsidR="003B6EDA" w:rsidRDefault="003E21D5">
      <w:pPr>
        <w:tabs>
          <w:tab w:val="center" w:pos="2100"/>
        </w:tabs>
        <w:snapToGrid w:val="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4"/>
        </w:rPr>
        <w:pict>
          <v:shape id="Picture 90" o:spid="_x0000_i1114" type="#_x0000_t75" style="width:36pt;height:19.35pt">
            <v:imagedata r:id="rId80" o:title=""/>
          </v:shape>
        </w:pict>
      </w:r>
      <w:r>
        <w:rPr>
          <w:rFonts w:ascii="Times New Roman" w:hAnsi="Times New Roman" w:cs="Times New Roman"/>
        </w:rPr>
        <w:t>和</w:t>
      </w:r>
      <w:r>
        <w:rPr>
          <w:rFonts w:ascii="Times New Roman" w:hAnsi="Times New Roman" w:cs="Times New Roman"/>
          <w:position w:val="-14"/>
        </w:rPr>
        <w:pict>
          <v:shape id="Picture 91" o:spid="_x0000_i1115" type="#_x0000_t75" style="width:28.65pt;height:19.35pt">
            <v:imagedata r:id="rId81" o:title=""/>
          </v:shape>
        </w:pict>
      </w:r>
      <w:r>
        <w:rPr>
          <w:rFonts w:ascii="Times New Roman" w:hAnsi="Times New Roman" w:cs="Times New Roman"/>
        </w:rPr>
        <w:t>分别为</w:t>
      </w:r>
      <w:r>
        <w:rPr>
          <w:rFonts w:ascii="Times New Roman" w:hAnsi="Times New Roman" w:cs="Times New Roman"/>
          <w:position w:val="-14"/>
        </w:rPr>
        <w:pict>
          <v:shape id="Picture 92" o:spid="_x0000_i1116" type="#_x0000_t75" style="width:37.35pt;height:19.35pt">
            <v:imagedata r:id="rId82" o:title=""/>
          </v:shape>
        </w:pict>
      </w:r>
      <w:r>
        <w:rPr>
          <w:rFonts w:ascii="Times New Roman" w:hAnsi="Times New Roman" w:cs="Times New Roman"/>
        </w:rPr>
        <w:t>的四元数和欧拉角形式误差。</w:t>
      </w:r>
    </w:p>
    <w:p w:rsidR="003B6EDA" w:rsidRDefault="003E21D5">
      <w:pPr>
        <w:tabs>
          <w:tab w:val="center" w:pos="2100"/>
        </w:tabs>
        <w:snapToGrid w:val="0"/>
        <w:ind w:firstLine="420"/>
        <w:rPr>
          <w:rFonts w:ascii="Times New Roman" w:hAnsi="Times New Roman" w:cs="Times New Roman"/>
          <w:szCs w:val="21"/>
        </w:rPr>
      </w:pPr>
      <w:r>
        <w:rPr>
          <w:rFonts w:ascii="Times New Roman" w:hAnsi="Times New Roman" w:cs="Times New Roman"/>
          <w:szCs w:val="21"/>
        </w:rPr>
        <w:t>由</w:t>
      </w:r>
      <w:r>
        <w:rPr>
          <w:rFonts w:ascii="Times New Roman" w:hAnsi="Times New Roman" w:cs="Times New Roman"/>
          <w:szCs w:val="21"/>
        </w:rPr>
        <w:fldChar w:fldCharType="begin"/>
      </w:r>
      <w:r>
        <w:rPr>
          <w:rFonts w:ascii="Times New Roman" w:hAnsi="Times New Roman" w:cs="Times New Roman"/>
          <w:szCs w:val="21"/>
        </w:rPr>
        <w:instrText xml:space="preserve"> GOTOBUTTON ZEqnNum473110  \* MERGEFORMAT </w:instrText>
      </w:r>
      <w:r>
        <w:rPr>
          <w:rFonts w:ascii="Times New Roman" w:hAnsi="Times New Roman" w:cs="Times New Roman"/>
          <w:szCs w:val="21"/>
        </w:rPr>
        <w:fldChar w:fldCharType="begin"/>
      </w:r>
      <w:r>
        <w:rPr>
          <w:rFonts w:ascii="Times New Roman" w:hAnsi="Times New Roman" w:cs="Times New Roman"/>
          <w:szCs w:val="21"/>
        </w:rPr>
        <w:instrText xml:space="preserve"> REF ZEqnNum473110 \* Charformat \! \* MERGEFORMAT </w:instrText>
      </w:r>
      <w:r>
        <w:rPr>
          <w:rFonts w:ascii="Times New Roman" w:hAnsi="Times New Roman" w:cs="Times New Roman"/>
          <w:szCs w:val="21"/>
        </w:rPr>
        <w:fldChar w:fldCharType="separate"/>
      </w:r>
      <w:r>
        <w:rPr>
          <w:rFonts w:ascii="Times New Roman" w:hAnsi="Times New Roman" w:cs="Times New Roman"/>
          <w:szCs w:val="21"/>
        </w:rPr>
        <w:instrText>(12)</w:instrText>
      </w:r>
      <w:r>
        <w:rPr>
          <w:rFonts w:ascii="Times New Roman" w:hAnsi="Times New Roman" w:cs="Times New Roman"/>
          <w:szCs w:val="21"/>
        </w:rPr>
        <w:fldChar w:fldCharType="end"/>
      </w:r>
      <w:r>
        <w:rPr>
          <w:rFonts w:ascii="Times New Roman" w:hAnsi="Times New Roman" w:cs="Times New Roman"/>
          <w:szCs w:val="21"/>
        </w:rPr>
        <w:fldChar w:fldCharType="end"/>
      </w:r>
      <w:r>
        <w:rPr>
          <w:rFonts w:ascii="Times New Roman" w:hAnsi="Times New Roman" w:cs="Times New Roman"/>
          <w:szCs w:val="21"/>
        </w:rPr>
        <w:t>和</w:t>
      </w:r>
      <w:r>
        <w:rPr>
          <w:rFonts w:ascii="Times New Roman" w:hAnsi="Times New Roman" w:cs="Times New Roman"/>
          <w:szCs w:val="21"/>
        </w:rPr>
        <w:fldChar w:fldCharType="begin"/>
      </w:r>
      <w:r>
        <w:rPr>
          <w:rFonts w:ascii="Times New Roman" w:hAnsi="Times New Roman" w:cs="Times New Roman"/>
          <w:szCs w:val="21"/>
        </w:rPr>
        <w:instrText xml:space="preserve"> GOTOBUTTON ZEqnNum668292  \* MERGEFORMAT </w:instrText>
      </w:r>
      <w:r>
        <w:rPr>
          <w:rFonts w:ascii="Times New Roman" w:hAnsi="Times New Roman" w:cs="Times New Roman"/>
          <w:szCs w:val="21"/>
        </w:rPr>
        <w:fldChar w:fldCharType="begin"/>
      </w:r>
      <w:r>
        <w:rPr>
          <w:rFonts w:ascii="Times New Roman" w:hAnsi="Times New Roman" w:cs="Times New Roman"/>
          <w:szCs w:val="21"/>
        </w:rPr>
        <w:instrText xml:space="preserve"> REF ZEqnNum668292 \* Charformat \! \* MERGEFORMAT </w:instrText>
      </w:r>
      <w:r>
        <w:rPr>
          <w:rFonts w:ascii="Times New Roman" w:hAnsi="Times New Roman" w:cs="Times New Roman"/>
          <w:szCs w:val="21"/>
        </w:rPr>
        <w:fldChar w:fldCharType="separate"/>
      </w:r>
      <w:r>
        <w:rPr>
          <w:rFonts w:ascii="Times New Roman" w:hAnsi="Times New Roman" w:cs="Times New Roman"/>
          <w:szCs w:val="21"/>
        </w:rPr>
        <w:instrText>(13)</w:instrText>
      </w:r>
      <w:r>
        <w:rPr>
          <w:rFonts w:ascii="Times New Roman" w:hAnsi="Times New Roman" w:cs="Times New Roman"/>
          <w:szCs w:val="21"/>
        </w:rPr>
        <w:fldChar w:fldCharType="end"/>
      </w:r>
      <w:r>
        <w:rPr>
          <w:rFonts w:ascii="Times New Roman" w:hAnsi="Times New Roman" w:cs="Times New Roman"/>
          <w:szCs w:val="21"/>
        </w:rPr>
        <w:fldChar w:fldCharType="end"/>
      </w:r>
      <w:r>
        <w:rPr>
          <w:rFonts w:ascii="Times New Roman" w:hAnsi="Times New Roman" w:cs="Times New Roman"/>
          <w:szCs w:val="21"/>
        </w:rPr>
        <w:t>可得惯性与视觉的旋转四元数之差的误差模型为：</w:t>
      </w:r>
    </w:p>
    <w:p w:rsidR="003B6EDA" w:rsidRDefault="003E21D5">
      <w:pPr>
        <w:pStyle w:val="12"/>
        <w:ind w:firstLine="420"/>
      </w:pPr>
      <w:r>
        <w:tab/>
      </w:r>
      <w:r>
        <w:pict>
          <v:shape id="Picture 93" o:spid="_x0000_i1117" type="#_x0000_t75" style="width:347.35pt;height:85.35pt">
            <v:imagedata r:id="rId83"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344876"/>
      <w:r>
        <w:instrText>(</w:instrText>
      </w:r>
      <w:fldSimple w:instr=" SEQ MTEqn \c \* Arabic \* MERGEFORMAT ">
        <w:r>
          <w:instrText>14</w:instrText>
        </w:r>
      </w:fldSimple>
      <w:r>
        <w:instrText>)</w:instrText>
      </w:r>
      <w:bookmarkEnd w:id="52"/>
      <w:r>
        <w:fldChar w:fldCharType="end"/>
      </w:r>
    </w:p>
    <w:p w:rsidR="003B6EDA" w:rsidRDefault="003E21D5">
      <w:pPr>
        <w:snapToGrid w:val="0"/>
        <w:ind w:firstLine="420"/>
        <w:rPr>
          <w:rFonts w:ascii="Times New Roman" w:hAnsi="Times New Roman" w:cs="Times New Roman"/>
        </w:rPr>
      </w:pPr>
      <w:r>
        <w:rPr>
          <w:rFonts w:ascii="Times New Roman" w:hAnsi="Times New Roman" w:cs="Times New Roman"/>
        </w:rPr>
        <w:t>取上式的矢量部分得到观测量</w:t>
      </w:r>
      <w:r>
        <w:rPr>
          <w:rFonts w:ascii="Times New Roman" w:hAnsi="Times New Roman" w:cs="Times New Roman"/>
          <w:position w:val="-14"/>
        </w:rPr>
        <w:pict>
          <v:shape id="Picture 94" o:spid="_x0000_i1118" type="#_x0000_t75" style="width:13.35pt;height:19.35pt">
            <v:imagedata r:id="rId67" o:title=""/>
          </v:shape>
        </w:pict>
      </w:r>
      <w:r>
        <w:rPr>
          <w:rFonts w:ascii="Times New Roman" w:hAnsi="Times New Roman" w:cs="Times New Roman"/>
        </w:rPr>
        <w:t>：</w:t>
      </w:r>
    </w:p>
    <w:p w:rsidR="003B6EDA" w:rsidRDefault="003E21D5">
      <w:pPr>
        <w:pStyle w:val="12"/>
        <w:ind w:firstLine="420"/>
      </w:pPr>
      <w:r>
        <w:tab/>
      </w:r>
      <w:r>
        <w:pict>
          <v:shape id="Picture 95" o:spid="_x0000_i1119" type="#_x0000_t75" style="width:344pt;height:31.35pt">
            <v:imagedata r:id="rId84"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398632"/>
      <w:r>
        <w:instrText>(</w:instrText>
      </w:r>
      <w:fldSimple w:instr=" SEQ MTEqn \c \* Arabic \* MERGEFORMAT ">
        <w:r>
          <w:instrText>15</w:instrText>
        </w:r>
      </w:fldSimple>
      <w:r>
        <w:instrText>)</w:instrText>
      </w:r>
      <w:bookmarkEnd w:id="53"/>
      <w:r>
        <w:fldChar w:fldCharType="end"/>
      </w:r>
    </w:p>
    <w:p w:rsidR="003B6EDA" w:rsidRDefault="003E21D5">
      <w:pPr>
        <w:pStyle w:val="40"/>
        <w:snapToGrid w:val="0"/>
      </w:pPr>
      <w:r>
        <w:t>（</w:t>
      </w:r>
      <w:r>
        <w:t>2</w:t>
      </w:r>
      <w:r>
        <w:t>）</w:t>
      </w:r>
      <w:r>
        <w:t xml:space="preserve"> </w:t>
      </w:r>
      <w:r>
        <w:t>相对平移差</w:t>
      </w:r>
      <w:r>
        <w:rPr>
          <w:position w:val="-12"/>
        </w:rPr>
        <w:pict>
          <v:shape id="Picture 96" o:spid="_x0000_i1120" type="#_x0000_t75" style="width:12pt;height:18pt">
            <v:imagedata r:id="rId85" o:title=""/>
          </v:shape>
        </w:pict>
      </w:r>
      <w:r>
        <w:t>的观测方程</w:t>
      </w:r>
    </w:p>
    <w:p w:rsidR="003B6EDA" w:rsidRDefault="003E21D5">
      <w:pPr>
        <w:snapToGrid w:val="0"/>
        <w:ind w:firstLine="420"/>
        <w:rPr>
          <w:rFonts w:ascii="Times New Roman" w:hAnsi="Times New Roman" w:cs="Times New Roman"/>
        </w:rPr>
      </w:pPr>
      <w:r>
        <w:rPr>
          <w:rFonts w:ascii="Times New Roman" w:hAnsi="Times New Roman" w:cs="Times New Roman"/>
        </w:rPr>
        <w:t>将</w:t>
      </w:r>
      <w:r>
        <w:rPr>
          <w:rFonts w:ascii="Times New Roman" w:hAnsi="Times New Roman" w:cs="Times New Roman"/>
          <w:position w:val="-12"/>
        </w:rPr>
        <w:pict>
          <v:shape id="Picture 97" o:spid="_x0000_i1121" type="#_x0000_t75" style="width:61.35pt;height:18pt">
            <v:imagedata r:id="rId86" o:title=""/>
          </v:shape>
        </w:pict>
      </w:r>
      <w:r>
        <w:rPr>
          <w:rFonts w:ascii="Times New Roman" w:hAnsi="Times New Roman" w:cs="Times New Roman"/>
        </w:rPr>
        <w:t>代入</w:t>
      </w:r>
      <w:r>
        <w:rPr>
          <w:rFonts w:ascii="Times New Roman" w:hAnsi="Times New Roman" w:cs="Times New Roman"/>
          <w:position w:val="-14"/>
        </w:rPr>
        <w:pict>
          <v:shape id="Picture 98" o:spid="_x0000_i1122" type="#_x0000_t75" style="width:40.65pt;height:19.35pt">
            <v:imagedata r:id="rId87" o:title=""/>
          </v:shape>
        </w:pict>
      </w:r>
      <w:r>
        <w:rPr>
          <w:rFonts w:ascii="Times New Roman" w:hAnsi="Times New Roman" w:cs="Times New Roman"/>
        </w:rPr>
        <w:t>定义</w:t>
      </w:r>
      <w:r>
        <w:rPr>
          <w:rFonts w:ascii="Times New Roman" w:hAnsi="Times New Roman" w:cs="Times New Roman"/>
        </w:rPr>
        <w:fldChar w:fldCharType="begin"/>
      </w:r>
      <w:r>
        <w:rPr>
          <w:rFonts w:ascii="Times New Roman" w:hAnsi="Times New Roman" w:cs="Times New Roman"/>
        </w:rPr>
        <w:instrText xml:space="preserve"> GOTOBUTTON ZEqnNum522897  \* MERGEFORMAT </w:instrText>
      </w:r>
      <w:r>
        <w:rPr>
          <w:rFonts w:ascii="Times New Roman" w:hAnsi="Times New Roman" w:cs="Times New Roman"/>
        </w:rPr>
        <w:fldChar w:fldCharType="begin"/>
      </w:r>
      <w:r>
        <w:rPr>
          <w:rFonts w:ascii="Times New Roman" w:hAnsi="Times New Roman" w:cs="Times New Roman"/>
        </w:rPr>
        <w:instrText xml:space="preserve"> REF ZEqnNum522897 \* Charformat \! \* MERGEFORMAT </w:instrText>
      </w:r>
      <w:r>
        <w:rPr>
          <w:rFonts w:ascii="Times New Roman" w:hAnsi="Times New Roman" w:cs="Times New Roman"/>
        </w:rPr>
        <w:fldChar w:fldCharType="separate"/>
      </w:r>
      <w:r>
        <w:rPr>
          <w:rFonts w:ascii="Times New Roman" w:hAnsi="Times New Roman" w:cs="Times New Roman"/>
        </w:rPr>
        <w:instrText>(9)</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可得：</w:t>
      </w:r>
    </w:p>
    <w:p w:rsidR="003B6EDA" w:rsidRDefault="003E21D5">
      <w:pPr>
        <w:pStyle w:val="12"/>
        <w:ind w:firstLine="420"/>
      </w:pPr>
      <w:r>
        <w:tab/>
      </w:r>
      <w:r>
        <w:pict>
          <v:shape id="Picture 99" o:spid="_x0000_i1123" type="#_x0000_t75" style="width:353.35pt;height:21.35pt">
            <v:imagedata r:id="rId88"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121016"/>
      <w:r>
        <w:instrText>(</w:instrText>
      </w:r>
      <w:fldSimple w:instr=" SEQ MTEqn \c \* Arabic \* MERGEFORMAT ">
        <w:r>
          <w:instrText>16</w:instrText>
        </w:r>
      </w:fldSimple>
      <w:r>
        <w:instrText>)</w:instrText>
      </w:r>
      <w:bookmarkEnd w:id="54"/>
      <w:r>
        <w:fldChar w:fldCharType="end"/>
      </w:r>
    </w:p>
    <w:p w:rsidR="003B6EDA" w:rsidRDefault="003E21D5">
      <w:pPr>
        <w:tabs>
          <w:tab w:val="left" w:pos="2100"/>
          <w:tab w:val="center" w:pos="2205"/>
        </w:tabs>
        <w:snapToGrid w:val="0"/>
        <w:rPr>
          <w:rFonts w:ascii="Times New Roman" w:hAnsi="Times New Roman" w:cs="Times New Roman"/>
        </w:rPr>
      </w:pPr>
      <w:r>
        <w:rPr>
          <w:rFonts w:ascii="Times New Roman" w:hAnsi="Times New Roman" w:cs="Times New Roman"/>
        </w:rPr>
        <w:t>设视觉相对平移矢量</w:t>
      </w:r>
      <w:r>
        <w:rPr>
          <w:rFonts w:ascii="Times New Roman" w:hAnsi="Times New Roman" w:cs="Times New Roman"/>
          <w:position w:val="-14"/>
        </w:rPr>
        <w:pict>
          <v:shape id="Picture 100" o:spid="_x0000_i1124" type="#_x0000_t75" style="width:42.65pt;height:19.35pt">
            <v:imagedata r:id="rId44" o:title=""/>
          </v:shape>
        </w:pict>
      </w:r>
      <w:r>
        <w:rPr>
          <w:rFonts w:ascii="Times New Roman" w:hAnsi="Times New Roman" w:cs="Times New Roman"/>
        </w:rPr>
        <w:t>的误差表达式为：</w:t>
      </w:r>
    </w:p>
    <w:p w:rsidR="003B6EDA" w:rsidRDefault="003E21D5">
      <w:pPr>
        <w:pStyle w:val="12"/>
        <w:ind w:firstLine="420"/>
      </w:pPr>
      <w:r>
        <w:tab/>
      </w:r>
      <w:r>
        <w:pict>
          <v:shape id="Picture 101" o:spid="_x0000_i1125" type="#_x0000_t75" style="width:125.35pt;height:19.35pt">
            <v:imagedata r:id="rId89"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198652"/>
      <w:r>
        <w:instrText>(</w:instrText>
      </w:r>
      <w:fldSimple w:instr=" SEQ MTEqn \c \* Arabic \* MERGEFORMAT ">
        <w:r>
          <w:instrText>17</w:instrText>
        </w:r>
      </w:fldSimple>
      <w:r>
        <w:instrText>)</w:instrText>
      </w:r>
      <w:bookmarkEnd w:id="55"/>
      <w:r>
        <w:fldChar w:fldCharType="end"/>
      </w:r>
    </w:p>
    <w:p w:rsidR="003B6EDA" w:rsidRDefault="003E21D5">
      <w:pPr>
        <w:tabs>
          <w:tab w:val="left" w:pos="2100"/>
          <w:tab w:val="center" w:pos="2205"/>
        </w:tabs>
        <w:snapToGrid w:val="0"/>
        <w:rPr>
          <w:rFonts w:ascii="Times New Roman" w:hAnsi="Times New Roman" w:cs="Times New Roman"/>
        </w:rPr>
      </w:pPr>
      <w:r>
        <w:rPr>
          <w:rFonts w:ascii="Times New Roman" w:hAnsi="Times New Roman" w:cs="Times New Roman"/>
        </w:rPr>
        <w:t>结合</w:t>
      </w:r>
      <w:r>
        <w:rPr>
          <w:rFonts w:ascii="Times New Roman" w:hAnsi="Times New Roman" w:cs="Times New Roman"/>
        </w:rPr>
        <w:fldChar w:fldCharType="begin"/>
      </w:r>
      <w:r>
        <w:rPr>
          <w:rFonts w:ascii="Times New Roman" w:hAnsi="Times New Roman" w:cs="Times New Roman"/>
        </w:rPr>
        <w:instrText xml:space="preserve"> GOTOBUTTON ZEqnNum121016  \* MERGEFORMAT </w:instrText>
      </w:r>
      <w:r>
        <w:rPr>
          <w:rFonts w:ascii="Times New Roman" w:hAnsi="Times New Roman" w:cs="Times New Roman"/>
        </w:rPr>
        <w:fldChar w:fldCharType="begin"/>
      </w:r>
      <w:r>
        <w:rPr>
          <w:rFonts w:ascii="Times New Roman" w:hAnsi="Times New Roman" w:cs="Times New Roman"/>
        </w:rPr>
        <w:instrText xml:space="preserve"> REF ZEqnNum121016 \* Charformat \! \* MERGEFORMAT </w:instrText>
      </w:r>
      <w:r>
        <w:rPr>
          <w:rFonts w:ascii="Times New Roman" w:hAnsi="Times New Roman" w:cs="Times New Roman"/>
        </w:rPr>
        <w:fldChar w:fldCharType="separate"/>
      </w:r>
      <w:r>
        <w:rPr>
          <w:rFonts w:ascii="Times New Roman" w:hAnsi="Times New Roman" w:cs="Times New Roman"/>
        </w:rPr>
        <w:instrText>(16)</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和</w:t>
      </w:r>
      <w:r>
        <w:rPr>
          <w:rFonts w:ascii="Times New Roman" w:hAnsi="Times New Roman" w:cs="Times New Roman"/>
        </w:rPr>
        <w:fldChar w:fldCharType="begin"/>
      </w:r>
      <w:r>
        <w:rPr>
          <w:rFonts w:ascii="Times New Roman" w:hAnsi="Times New Roman" w:cs="Times New Roman"/>
        </w:rPr>
        <w:instrText xml:space="preserve"> GOTOBUTTON ZEqnNum198652  \* MERGEFORMAT </w:instrText>
      </w:r>
      <w:r>
        <w:rPr>
          <w:rFonts w:ascii="Times New Roman" w:hAnsi="Times New Roman" w:cs="Times New Roman"/>
        </w:rPr>
        <w:fldChar w:fldCharType="begin"/>
      </w:r>
      <w:r>
        <w:rPr>
          <w:rFonts w:ascii="Times New Roman" w:hAnsi="Times New Roman" w:cs="Times New Roman"/>
        </w:rPr>
        <w:instrText xml:space="preserve"> REF ZEqnNum198652 \* Charformat \! \* MERGEFORMAT </w:instrText>
      </w:r>
      <w:r>
        <w:rPr>
          <w:rFonts w:ascii="Times New Roman" w:hAnsi="Times New Roman" w:cs="Times New Roman"/>
        </w:rPr>
        <w:fldChar w:fldCharType="separate"/>
      </w:r>
      <w:r>
        <w:rPr>
          <w:rFonts w:ascii="Times New Roman" w:hAnsi="Times New Roman" w:cs="Times New Roman"/>
        </w:rPr>
        <w:instrText>(17)</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可得视觉与惯性相对平移矢量差</w:t>
      </w:r>
      <w:r>
        <w:rPr>
          <w:rFonts w:ascii="Times New Roman" w:hAnsi="Times New Roman" w:cs="Times New Roman"/>
          <w:position w:val="-12"/>
        </w:rPr>
        <w:pict>
          <v:shape id="Picture 102" o:spid="_x0000_i1126" type="#_x0000_t75" style="width:12pt;height:18pt">
            <v:imagedata r:id="rId90" o:title=""/>
          </v:shape>
        </w:pict>
      </w:r>
      <w:r>
        <w:rPr>
          <w:rFonts w:ascii="Times New Roman" w:hAnsi="Times New Roman" w:cs="Times New Roman"/>
        </w:rPr>
        <w:t>的误差表达式：</w:t>
      </w:r>
    </w:p>
    <w:p w:rsidR="003B6EDA" w:rsidRDefault="003E21D5">
      <w:pPr>
        <w:pStyle w:val="12"/>
        <w:ind w:firstLine="420"/>
      </w:pPr>
      <w:r>
        <w:tab/>
      </w:r>
      <w:r>
        <w:pict>
          <v:shape id="Picture 103" o:spid="_x0000_i1127" type="#_x0000_t75" style="width:208pt;height:21.35pt">
            <v:imagedata r:id="rId91"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168381"/>
      <w:r>
        <w:instrText>(</w:instrText>
      </w:r>
      <w:fldSimple w:instr=" SEQ MTEqn \c \* Arabic \* MERGEFORMAT ">
        <w:r>
          <w:instrText>18</w:instrText>
        </w:r>
      </w:fldSimple>
      <w:r>
        <w:instrText>)</w:instrText>
      </w:r>
      <w:bookmarkEnd w:id="56"/>
      <w:r>
        <w:fldChar w:fldCharType="end"/>
      </w:r>
    </w:p>
    <w:p w:rsidR="003B6EDA" w:rsidRDefault="003E21D5">
      <w:pPr>
        <w:pStyle w:val="40"/>
        <w:snapToGrid w:val="0"/>
      </w:pPr>
      <w:r>
        <w:lastRenderedPageBreak/>
        <w:t>（</w:t>
      </w:r>
      <w:r>
        <w:t>3</w:t>
      </w:r>
      <w:r>
        <w:t>）</w:t>
      </w:r>
      <w:r>
        <w:t xml:space="preserve"> </w:t>
      </w:r>
      <w:r>
        <w:t>传统观测方程</w:t>
      </w:r>
    </w:p>
    <w:p w:rsidR="003B6EDA" w:rsidRDefault="003E21D5">
      <w:pPr>
        <w:snapToGrid w:val="0"/>
        <w:ind w:firstLine="420"/>
        <w:rPr>
          <w:rFonts w:ascii="Times New Roman" w:hAnsi="Times New Roman" w:cs="Times New Roman"/>
        </w:rPr>
      </w:pPr>
      <w:r>
        <w:rPr>
          <w:rFonts w:ascii="Times New Roman" w:hAnsi="Times New Roman" w:cs="Times New Roman"/>
        </w:rPr>
        <w:t>综合</w:t>
      </w:r>
      <w:r>
        <w:rPr>
          <w:rFonts w:ascii="Times New Roman" w:hAnsi="Times New Roman" w:cs="Times New Roman"/>
        </w:rPr>
        <w:fldChar w:fldCharType="begin"/>
      </w:r>
      <w:r>
        <w:rPr>
          <w:rFonts w:ascii="Times New Roman" w:hAnsi="Times New Roman" w:cs="Times New Roman"/>
        </w:rPr>
        <w:instrText xml:space="preserve"> GOTOBUTTON ZEqnNum398632  \* MERGEFORMAT </w:instrText>
      </w:r>
      <w:r>
        <w:rPr>
          <w:rFonts w:ascii="Times New Roman" w:hAnsi="Times New Roman" w:cs="Times New Roman"/>
        </w:rPr>
        <w:fldChar w:fldCharType="begin"/>
      </w:r>
      <w:r>
        <w:rPr>
          <w:rFonts w:ascii="Times New Roman" w:hAnsi="Times New Roman" w:cs="Times New Roman"/>
        </w:rPr>
        <w:instrText xml:space="preserve"> REF ZEqnNum398632 \* Charformat \! \* MERGEFORMAT </w:instrText>
      </w:r>
      <w:r>
        <w:rPr>
          <w:rFonts w:ascii="Times New Roman" w:hAnsi="Times New Roman" w:cs="Times New Roman"/>
        </w:rPr>
        <w:fldChar w:fldCharType="separate"/>
      </w:r>
      <w:r>
        <w:rPr>
          <w:rFonts w:ascii="Times New Roman" w:hAnsi="Times New Roman" w:cs="Times New Roman"/>
        </w:rPr>
        <w:instrText>(15)</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和</w:t>
      </w:r>
      <w:r>
        <w:rPr>
          <w:rFonts w:ascii="Times New Roman" w:hAnsi="Times New Roman" w:cs="Times New Roman"/>
        </w:rPr>
        <w:fldChar w:fldCharType="begin"/>
      </w:r>
      <w:r>
        <w:rPr>
          <w:rFonts w:ascii="Times New Roman" w:hAnsi="Times New Roman" w:cs="Times New Roman"/>
        </w:rPr>
        <w:instrText xml:space="preserve"> GOTOBUTTON ZEqnNum168381  \* MERGEFORMAT </w:instrText>
      </w:r>
      <w:r>
        <w:rPr>
          <w:rFonts w:ascii="Times New Roman" w:hAnsi="Times New Roman" w:cs="Times New Roman"/>
        </w:rPr>
        <w:fldChar w:fldCharType="begin"/>
      </w:r>
      <w:r>
        <w:rPr>
          <w:rFonts w:ascii="Times New Roman" w:hAnsi="Times New Roman" w:cs="Times New Roman"/>
        </w:rPr>
        <w:instrText xml:space="preserve"> REF ZEqnNum168381 \* Charformat \! \* MERGEFORMAT </w:instrText>
      </w:r>
      <w:r>
        <w:rPr>
          <w:rFonts w:ascii="Times New Roman" w:hAnsi="Times New Roman" w:cs="Times New Roman"/>
        </w:rPr>
        <w:fldChar w:fldCharType="separate"/>
      </w:r>
      <w:r>
        <w:rPr>
          <w:rFonts w:ascii="Times New Roman" w:hAnsi="Times New Roman" w:cs="Times New Roman"/>
        </w:rPr>
        <w:instrText>(18)</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可得传统惯性</w:t>
      </w:r>
      <w:r>
        <w:rPr>
          <w:rFonts w:ascii="Times New Roman" w:hAnsi="Times New Roman" w:cs="Times New Roman"/>
        </w:rPr>
        <w:t>/</w:t>
      </w:r>
      <w:r>
        <w:rPr>
          <w:rFonts w:ascii="Times New Roman" w:hAnsi="Times New Roman" w:cs="Times New Roman"/>
        </w:rPr>
        <w:t>视觉组合导航方法的观测方程为：</w:t>
      </w:r>
    </w:p>
    <w:p w:rsidR="003B6EDA" w:rsidRDefault="003E21D5">
      <w:pPr>
        <w:pStyle w:val="12"/>
        <w:ind w:firstLine="420"/>
      </w:pPr>
      <w:r>
        <w:tab/>
      </w:r>
      <w:r>
        <w:pict>
          <v:shape id="Picture 104" o:spid="_x0000_i1128" type="#_x0000_t75" style="width:96pt;height:18pt">
            <v:imagedata r:id="rId92"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69389"/>
      <w:r>
        <w:instrText>(</w:instrText>
      </w:r>
      <w:fldSimple w:instr=" SEQ MTEqn \c \* Arabic \* MERGEFORMAT ">
        <w:r>
          <w:instrText>19</w:instrText>
        </w:r>
      </w:fldSimple>
      <w:r>
        <w:instrText>)</w:instrText>
      </w:r>
      <w:bookmarkEnd w:id="57"/>
      <w:r>
        <w:fldChar w:fldCharType="end"/>
      </w:r>
    </w:p>
    <w:p w:rsidR="003B6EDA" w:rsidRDefault="003E21D5">
      <w:pPr>
        <w:pStyle w:val="12"/>
        <w:ind w:firstLineChars="0" w:firstLine="0"/>
      </w:pPr>
      <w:r>
        <w:t>其中，</w:t>
      </w:r>
      <w:r>
        <w:pict>
          <v:shape id="Picture 105" o:spid="_x0000_i1129" type="#_x0000_t75" style="width:16.65pt;height:18pt">
            <v:imagedata r:id="rId93" o:title=""/>
          </v:shape>
        </w:pict>
      </w:r>
      <w:r>
        <w:t>为观测矩阵：</w:t>
      </w:r>
    </w:p>
    <w:p w:rsidR="003B6EDA" w:rsidRDefault="003E21D5">
      <w:pPr>
        <w:pStyle w:val="MTDisplayEquation"/>
        <w:snapToGrid w:val="0"/>
        <w:ind w:firstLine="420"/>
      </w:pPr>
      <w:r>
        <w:tab/>
      </w:r>
      <w:bookmarkStart w:id="58" w:name="_GoBack"/>
      <w:r>
        <w:rPr>
          <w:position w:val="-48"/>
        </w:rPr>
        <w:pict>
          <v:shape id="Picture 106" o:spid="_x0000_i1130" type="#_x0000_t75" style="width:196.65pt;height:54pt">
            <v:imagedata r:id="rId94" o:title=""/>
          </v:shape>
        </w:pict>
      </w:r>
      <w:bookmarkEnd w:id="58"/>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363529"/>
      <w:r>
        <w:instrText>(</w:instrText>
      </w:r>
      <w:fldSimple w:instr=" SEQ MTEqn \c \* Arabic \* MERGEFORMAT ">
        <w:r>
          <w:instrText>20</w:instrText>
        </w:r>
      </w:fldSimple>
      <w:r>
        <w:instrText>)</w:instrText>
      </w:r>
      <w:bookmarkEnd w:id="59"/>
      <w:r>
        <w:fldChar w:fldCharType="end"/>
      </w:r>
    </w:p>
    <w:p w:rsidR="003B6EDA" w:rsidRDefault="003E21D5">
      <w:pPr>
        <w:snapToGrid w:val="0"/>
        <w:textAlignment w:val="center"/>
        <w:rPr>
          <w:rFonts w:ascii="Times New Roman" w:hAnsi="Times New Roman" w:cs="Times New Roman"/>
        </w:rPr>
      </w:pPr>
      <w:r>
        <w:rPr>
          <w:rFonts w:ascii="Times New Roman" w:hAnsi="Times New Roman" w:cs="Times New Roman"/>
        </w:rPr>
        <w:pict>
          <v:shape id="Picture 107" o:spid="_x0000_i1131" type="#_x0000_t75" style="width:13.35pt;height:18pt">
            <v:imagedata r:id="rId95" o:title=""/>
          </v:shape>
        </w:pict>
      </w:r>
      <w:r>
        <w:rPr>
          <w:rFonts w:ascii="Times New Roman" w:hAnsi="Times New Roman" w:cs="Times New Roman"/>
        </w:rPr>
        <w:t>为观测噪声：</w:t>
      </w:r>
    </w:p>
    <w:p w:rsidR="003B6EDA" w:rsidRDefault="003E21D5">
      <w:pPr>
        <w:pStyle w:val="MTDisplayEquation"/>
        <w:snapToGrid w:val="0"/>
        <w:ind w:firstLine="420"/>
      </w:pPr>
      <w:r>
        <w:tab/>
      </w:r>
      <w:r>
        <w:rPr>
          <w:position w:val="-46"/>
        </w:rPr>
        <w:pict>
          <v:shape id="Picture 108" o:spid="_x0000_i1132" type="#_x0000_t75" style="width:79.35pt;height:52.65pt">
            <v:imagedata r:id="rId96"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21</w:instrText>
        </w:r>
      </w:fldSimple>
      <w:r>
        <w:instrText>)</w:instrText>
      </w:r>
      <w:r>
        <w:fldChar w:fldCharType="end"/>
      </w:r>
    </w:p>
    <w:p w:rsidR="003B6EDA" w:rsidRDefault="003E21D5">
      <w:pPr>
        <w:snapToGrid w:val="0"/>
        <w:ind w:firstLineChars="193" w:firstLine="405"/>
        <w:rPr>
          <w:rFonts w:ascii="Times New Roman" w:hAnsi="Times New Roman" w:cs="Times New Roman"/>
        </w:rPr>
      </w:pPr>
      <w:r>
        <w:rPr>
          <w:rFonts w:ascii="Times New Roman" w:hAnsi="Times New Roman" w:cs="Times New Roman"/>
        </w:rPr>
        <w:t>从</w:t>
      </w:r>
      <w:r>
        <w:rPr>
          <w:rFonts w:ascii="Times New Roman" w:hAnsi="Times New Roman" w:cs="Times New Roman"/>
        </w:rPr>
        <w:fldChar w:fldCharType="begin"/>
      </w:r>
      <w:r>
        <w:rPr>
          <w:rFonts w:ascii="Times New Roman" w:hAnsi="Times New Roman" w:cs="Times New Roman"/>
        </w:rPr>
        <w:instrText xml:space="preserve"> GOTOBUTTON ZEqnNum363529  \* MERGEFORMAT </w:instrText>
      </w:r>
      <w:r>
        <w:rPr>
          <w:rFonts w:ascii="Times New Roman" w:hAnsi="Times New Roman" w:cs="Times New Roman"/>
        </w:rPr>
        <w:fldChar w:fldCharType="begin"/>
      </w:r>
      <w:r>
        <w:rPr>
          <w:rFonts w:ascii="Times New Roman" w:hAnsi="Times New Roman" w:cs="Times New Roman"/>
        </w:rPr>
        <w:instrText xml:space="preserve"> REF ZEqnNum363529 \* Charformat \! \* MERGEFORMAT </w:instrText>
      </w:r>
      <w:r>
        <w:rPr>
          <w:rFonts w:ascii="Times New Roman" w:hAnsi="Times New Roman" w:cs="Times New Roman"/>
        </w:rPr>
        <w:fldChar w:fldCharType="separate"/>
      </w:r>
      <w:r>
        <w:rPr>
          <w:rFonts w:ascii="Times New Roman" w:hAnsi="Times New Roman" w:cs="Times New Roman"/>
        </w:rPr>
        <w:instrText>(20)</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可见传统方法的观测矩阵</w:t>
      </w:r>
      <w:r>
        <w:rPr>
          <w:rFonts w:ascii="Times New Roman" w:hAnsi="Times New Roman" w:cs="Times New Roman"/>
          <w:position w:val="-14"/>
        </w:rPr>
        <w:pict>
          <v:shape id="Picture 109" o:spid="_x0000_i1133" type="#_x0000_t75" style="width:21.35pt;height:19.35pt">
            <v:imagedata r:id="rId97" o:title=""/>
          </v:shape>
        </w:pict>
      </w:r>
      <w:r>
        <w:rPr>
          <w:rFonts w:ascii="Times New Roman" w:hAnsi="Times New Roman" w:cs="Times New Roman"/>
        </w:rPr>
        <w:t>非常简单。</w:t>
      </w:r>
    </w:p>
    <w:p w:rsidR="003B6EDA" w:rsidRDefault="003E21D5">
      <w:pPr>
        <w:pStyle w:val="3"/>
      </w:pPr>
      <w:r>
        <w:t xml:space="preserve">4.3 </w:t>
      </w:r>
      <w:r>
        <w:t>传统观测模型误差分析</w:t>
      </w:r>
    </w:p>
    <w:p w:rsidR="003B6EDA" w:rsidRDefault="003E21D5">
      <w:pPr>
        <w:pStyle w:val="afb"/>
      </w:pPr>
      <w:r>
        <w:rPr>
          <w:rFonts w:hint="eastAsia"/>
        </w:rPr>
        <w:t>式</w:t>
      </w:r>
      <w:r>
        <w:fldChar w:fldCharType="begin"/>
      </w:r>
      <w:r>
        <w:instrText xml:space="preserve"> GOTOBUTTON ZEqnNum473110  \* MERGEFORMAT </w:instrText>
      </w:r>
      <w:fldSimple w:instr=" REF ZEqnNum473110 \* Charformat \! \* MERGEFORMAT ">
        <w:r>
          <w:instrText>(12)</w:instrText>
        </w:r>
      </w:fldSimple>
      <w:r>
        <w:fldChar w:fldCharType="end"/>
      </w:r>
      <w:r>
        <w:rPr>
          <w:rFonts w:hint="eastAsia"/>
        </w:rPr>
        <w:t>所采用的惯性姿态误差</w:t>
      </w:r>
      <w:r>
        <w:rPr>
          <w:position w:val="-14"/>
        </w:rPr>
        <w:pict>
          <v:shape id="Picture 110" o:spid="_x0000_i1134" type="#_x0000_t75" style="width:34pt;height:19.35pt">
            <v:imagedata r:id="rId98" o:title=""/>
          </v:shape>
        </w:pict>
      </w:r>
      <w:r>
        <w:rPr>
          <w:rFonts w:hint="eastAsia"/>
        </w:rPr>
        <w:t>定义为</w:t>
      </w:r>
    </w:p>
    <w:p w:rsidR="003B6EDA" w:rsidRDefault="003E21D5">
      <w:pPr>
        <w:pStyle w:val="12"/>
        <w:ind w:firstLine="420"/>
      </w:pPr>
      <w:r>
        <w:tab/>
      </w:r>
      <w:r>
        <w:pict>
          <v:shape id="Picture 111" o:spid="_x0000_i1135" type="#_x0000_t75" style="width:175.35pt;height:19.35pt">
            <v:imagedata r:id="rId99"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344634"/>
      <w:r>
        <w:instrText>(</w:instrText>
      </w:r>
      <w:fldSimple w:instr=" SEQ MTEqn \c \* Arabic \* MERGEFORMAT ">
        <w:r>
          <w:instrText>22</w:instrText>
        </w:r>
      </w:fldSimple>
      <w:r>
        <w:instrText>)</w:instrText>
      </w:r>
      <w:bookmarkEnd w:id="60"/>
      <w:r>
        <w:fldChar w:fldCharType="end"/>
      </w:r>
    </w:p>
    <w:p w:rsidR="003B6EDA" w:rsidRDefault="003E21D5">
      <w:pPr>
        <w:snapToGrid w:val="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2"/>
        </w:rPr>
        <w:pict>
          <v:shape id="Picture 112" o:spid="_x0000_i1136" type="#_x0000_t75" style="width:14pt;height:19.35pt">
            <v:imagedata r:id="rId100" o:title=""/>
          </v:shape>
        </w:pict>
      </w:r>
      <w:r>
        <w:rPr>
          <w:rFonts w:ascii="Times New Roman" w:hAnsi="Times New Roman" w:cs="Times New Roman"/>
        </w:rPr>
        <w:t>为真实姿态四元数</w:t>
      </w:r>
      <w:r>
        <w:rPr>
          <w:rFonts w:ascii="Times New Roman" w:hAnsi="Times New Roman" w:cs="Times New Roman" w:hint="eastAsia"/>
        </w:rPr>
        <w:t>，</w:t>
      </w:r>
      <w:r>
        <w:rPr>
          <w:rFonts w:ascii="Times New Roman" w:hAnsi="Times New Roman" w:cs="Times New Roman"/>
          <w:position w:val="-14"/>
        </w:rPr>
        <w:pict>
          <v:shape id="Picture 113" o:spid="_x0000_i1137" type="#_x0000_t75" style="width:27.35pt;height:20pt">
            <v:imagedata r:id="rId101" o:title=""/>
          </v:shape>
        </w:pict>
      </w:r>
      <w:r>
        <w:rPr>
          <w:rFonts w:ascii="Times New Roman" w:hAnsi="Times New Roman" w:cs="Times New Roman" w:hint="eastAsia"/>
        </w:rPr>
        <w:t>为</w:t>
      </w:r>
      <w:r>
        <w:rPr>
          <w:rFonts w:ascii="Times New Roman" w:hAnsi="Times New Roman" w:cs="Times New Roman"/>
        </w:rPr>
        <w:t>惯性姿态四元数。</w:t>
      </w:r>
      <w:r>
        <w:rPr>
          <w:rFonts w:hint="eastAsia"/>
        </w:rPr>
        <w:t>比较式</w:t>
      </w:r>
      <w:r>
        <w:fldChar w:fldCharType="begin"/>
      </w:r>
      <w:r>
        <w:instrText xml:space="preserve"> GOTOBUTTON ZEqnNum790089  \* MERGEFORMAT </w:instrText>
      </w:r>
      <w:fldSimple w:instr=" REF ZEqnNum790089 \* Charformat \! \* MERGEFORMAT ">
        <w:r>
          <w:instrText>(3)</w:instrText>
        </w:r>
      </w:fldSimple>
      <w:r>
        <w:fldChar w:fldCharType="end"/>
      </w:r>
      <w:r>
        <w:rPr>
          <w:rFonts w:hint="eastAsia"/>
        </w:rPr>
        <w:t>与式</w:t>
      </w:r>
      <w:r>
        <w:fldChar w:fldCharType="begin"/>
      </w:r>
      <w:r>
        <w:instrText xml:space="preserve"> GOTOBUTTON ZEqnNum344634  \* MERGEFORMAT </w:instrText>
      </w:r>
      <w:fldSimple w:instr=" REF ZEqnNum344634 \* Charformat \! \* MERGEFORMAT ">
        <w:r>
          <w:instrText>(22)</w:instrText>
        </w:r>
      </w:fldSimple>
      <w:r>
        <w:fldChar w:fldCharType="end"/>
      </w:r>
      <w:r>
        <w:rPr>
          <w:rFonts w:hint="eastAsia"/>
        </w:rPr>
        <w:t>可见</w:t>
      </w:r>
      <w:r>
        <w:rPr>
          <w:position w:val="-14"/>
        </w:rPr>
        <w:pict>
          <v:shape id="Picture 114" o:spid="_x0000_i1138" type="#_x0000_t75" style="width:34pt;height:19.35pt">
            <v:imagedata r:id="rId102" o:title=""/>
          </v:shape>
        </w:pict>
      </w:r>
      <w:r>
        <w:rPr>
          <w:rFonts w:hint="eastAsia"/>
        </w:rPr>
        <w:t>与</w:t>
      </w:r>
      <w:r>
        <w:rPr>
          <w:position w:val="-14"/>
        </w:rPr>
        <w:pict>
          <v:shape id="Picture 115" o:spid="_x0000_i1139" type="#_x0000_t75" style="width:34pt;height:19.35pt">
            <v:imagedata r:id="rId103" o:title=""/>
          </v:shape>
        </w:pict>
      </w:r>
      <w:r>
        <w:rPr>
          <w:rFonts w:hint="eastAsia"/>
        </w:rPr>
        <w:t>具有不同的物理意义。</w:t>
      </w:r>
    </w:p>
    <w:p w:rsidR="003B6EDA" w:rsidRDefault="003E21D5">
      <w:pPr>
        <w:snapToGrid w:val="0"/>
        <w:ind w:firstLine="420"/>
        <w:rPr>
          <w:rFonts w:ascii="Times New Roman" w:hAnsi="Times New Roman" w:cs="Times New Roman"/>
        </w:rPr>
      </w:pPr>
      <w:r>
        <w:rPr>
          <w:rFonts w:ascii="Times New Roman" w:hAnsi="Times New Roman" w:cs="Times New Roman"/>
        </w:rPr>
        <w:t>传统观测模型中，</w:t>
      </w:r>
      <w:r>
        <w:rPr>
          <w:rFonts w:ascii="Times New Roman" w:hAnsi="Times New Roman" w:cs="Times New Roman" w:hint="eastAsia"/>
        </w:rPr>
        <w:t>为了使式</w:t>
      </w:r>
      <w:r>
        <w:rPr>
          <w:rFonts w:ascii="Times New Roman" w:hAnsi="Times New Roman" w:cs="Times New Roman"/>
        </w:rPr>
        <w:fldChar w:fldCharType="begin"/>
      </w:r>
      <w:r>
        <w:rPr>
          <w:rFonts w:ascii="Times New Roman" w:hAnsi="Times New Roman" w:cs="Times New Roman"/>
        </w:rPr>
        <w:instrText xml:space="preserve"> GOTOBUTTON ZEqnNum344876  \* MERGEFORMAT </w:instrText>
      </w:r>
      <w:r>
        <w:rPr>
          <w:rFonts w:ascii="Times New Roman" w:hAnsi="Times New Roman" w:cs="Times New Roman"/>
        </w:rPr>
        <w:fldChar w:fldCharType="begin"/>
      </w:r>
      <w:r>
        <w:rPr>
          <w:rFonts w:ascii="Times New Roman" w:hAnsi="Times New Roman" w:cs="Times New Roman"/>
        </w:rPr>
        <w:instrText xml:space="preserve"> REF ZEqnNum344876 \* Charformat \! \* MERGEFORMAT </w:instrText>
      </w:r>
      <w:r>
        <w:rPr>
          <w:rFonts w:ascii="Times New Roman" w:hAnsi="Times New Roman" w:cs="Times New Roman"/>
        </w:rPr>
        <w:fldChar w:fldCharType="separate"/>
      </w:r>
      <w:r>
        <w:rPr>
          <w:rFonts w:ascii="Times New Roman" w:hAnsi="Times New Roman" w:cs="Times New Roman"/>
        </w:rPr>
        <w:instrText>(14)</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简化，在式</w:t>
      </w:r>
      <w:r>
        <w:rPr>
          <w:rFonts w:ascii="Times New Roman" w:hAnsi="Times New Roman" w:cs="Times New Roman"/>
        </w:rPr>
        <w:fldChar w:fldCharType="begin"/>
      </w:r>
      <w:r>
        <w:rPr>
          <w:rFonts w:ascii="Times New Roman" w:hAnsi="Times New Roman" w:cs="Times New Roman"/>
        </w:rPr>
        <w:instrText xml:space="preserve"> GOTOBUTTON ZEqnNum473110  \* MERGEFORMAT </w:instrText>
      </w:r>
      <w:r>
        <w:rPr>
          <w:rFonts w:ascii="Times New Roman" w:hAnsi="Times New Roman" w:cs="Times New Roman"/>
        </w:rPr>
        <w:fldChar w:fldCharType="begin"/>
      </w:r>
      <w:r>
        <w:rPr>
          <w:rFonts w:ascii="Times New Roman" w:hAnsi="Times New Roman" w:cs="Times New Roman"/>
        </w:rPr>
        <w:instrText xml:space="preserve"> REF ZEqnNum473110 \* Charformat \! \* MERGEFORMAT </w:instrText>
      </w:r>
      <w:r>
        <w:rPr>
          <w:rFonts w:ascii="Times New Roman" w:hAnsi="Times New Roman" w:cs="Times New Roman"/>
        </w:rPr>
        <w:fldChar w:fldCharType="separate"/>
      </w:r>
      <w:r>
        <w:rPr>
          <w:rFonts w:ascii="Times New Roman" w:hAnsi="Times New Roman" w:cs="Times New Roman"/>
        </w:rPr>
        <w:instrText>(12)</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中用</w:t>
      </w:r>
      <w:r>
        <w:rPr>
          <w:position w:val="-14"/>
        </w:rPr>
        <w:pict>
          <v:shape id="Picture 116" o:spid="_x0000_i1140" type="#_x0000_t75" style="width:34pt;height:19.35pt">
            <v:imagedata r:id="rId102" o:title=""/>
          </v:shape>
        </w:pict>
      </w:r>
      <w:r>
        <w:rPr>
          <w:rFonts w:ascii="Times New Roman" w:hAnsi="Times New Roman" w:cs="Times New Roman" w:hint="eastAsia"/>
        </w:rPr>
        <w:t>代替了</w:t>
      </w:r>
      <w:r>
        <w:rPr>
          <w:rFonts w:ascii="Times New Roman" w:hAnsi="Times New Roman" w:cs="Times New Roman"/>
          <w:position w:val="-14"/>
        </w:rPr>
        <w:pict>
          <v:shape id="Picture 117" o:spid="_x0000_i1141" type="#_x0000_t75" style="width:34.65pt;height:19.35pt">
            <v:imagedata r:id="rId104" o:title=""/>
          </v:shape>
        </w:pict>
      </w:r>
      <w:r>
        <w:rPr>
          <w:rFonts w:ascii="Times New Roman" w:hAnsi="Times New Roman" w:cs="Times New Roman" w:hint="eastAsia"/>
        </w:rPr>
        <w:t>。该代替为近似处理，近似误差可描述为</w:t>
      </w:r>
      <w:r>
        <w:rPr>
          <w:rFonts w:ascii="Times New Roman" w:hAnsi="Times New Roman" w:cs="Times New Roman"/>
          <w:position w:val="-10"/>
        </w:rPr>
        <w:pict>
          <v:shape id="Picture 118" o:spid="_x0000_i1142" type="#_x0000_t75" style="width:17.35pt;height:16.65pt">
            <v:imagedata r:id="rId105" o:title=""/>
          </v:shape>
        </w:pict>
      </w:r>
      <w:r>
        <w:rPr>
          <w:rFonts w:ascii="Times New Roman" w:hAnsi="Times New Roman" w:cs="Times New Roman" w:hint="eastAsia"/>
        </w:rPr>
        <w:t>：</w:t>
      </w:r>
      <w:r>
        <w:rPr>
          <w:rFonts w:ascii="Times New Roman" w:hAnsi="Times New Roman" w:cs="Times New Roman"/>
        </w:rPr>
        <w:t xml:space="preserve"> </w:t>
      </w:r>
    </w:p>
    <w:p w:rsidR="003B6EDA" w:rsidRDefault="003E21D5">
      <w:pPr>
        <w:pStyle w:val="12"/>
        <w:ind w:firstLine="420"/>
      </w:pPr>
      <w:r>
        <w:tab/>
      </w:r>
      <w:r>
        <w:pict>
          <v:shape id="Picture 119" o:spid="_x0000_i1143" type="#_x0000_t75" style="width:230pt;height:49.35pt">
            <v:imagedata r:id="rId106"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183067"/>
      <w:r>
        <w:instrText>(</w:instrText>
      </w:r>
      <w:fldSimple w:instr=" SEQ MTEqn \c \* Arabic \* MERGEFORMAT ">
        <w:r>
          <w:instrText>23</w:instrText>
        </w:r>
      </w:fldSimple>
      <w:r>
        <w:instrText>)</w:instrText>
      </w:r>
      <w:bookmarkEnd w:id="61"/>
      <w:r>
        <w:fldChar w:fldCharType="end"/>
      </w:r>
    </w:p>
    <w:p w:rsidR="003B6EDA" w:rsidRDefault="003E21D5">
      <w:pPr>
        <w:pStyle w:val="12"/>
        <w:ind w:firstLine="420"/>
      </w:pPr>
      <w:r>
        <w:t>设</w:t>
      </w:r>
      <w:r>
        <w:pict>
          <v:shape id="Picture 120" o:spid="_x0000_i1144" type="#_x0000_t75" style="width:16pt;height:19.35pt">
            <v:imagedata r:id="rId107" o:title=""/>
          </v:shape>
        </w:pict>
      </w:r>
      <w:r>
        <w:t>对应的姿态角为</w:t>
      </w:r>
      <w:r>
        <w:pict>
          <v:shape id="Picture 121" o:spid="_x0000_i1145" type="#_x0000_t75" style="width:11.35pt;height:13.35pt">
            <v:imagedata r:id="rId108" o:title=""/>
          </v:shape>
        </w:pict>
      </w:r>
      <w:r>
        <w:t>，</w:t>
      </w:r>
      <w:r>
        <w:pict>
          <v:shape id="Picture 122" o:spid="_x0000_i1146" type="#_x0000_t75" style="width:17.35pt;height:16.65pt">
            <v:imagedata r:id="rId109" o:title=""/>
          </v:shape>
        </w:pict>
      </w:r>
      <w:r>
        <w:t>对应的误差角为</w:t>
      </w:r>
      <w:r>
        <w:pict>
          <v:shape id="Picture 123" o:spid="_x0000_i1147" type="#_x0000_t75" style="width:19.35pt;height:16.65pt">
            <v:imagedata r:id="rId110" o:title=""/>
          </v:shape>
        </w:pict>
      </w:r>
      <w:r>
        <w:t>：</w:t>
      </w:r>
    </w:p>
    <w:p w:rsidR="003B6EDA" w:rsidRDefault="003E21D5">
      <w:pPr>
        <w:pStyle w:val="12"/>
        <w:ind w:firstLine="420"/>
      </w:pPr>
      <w:r>
        <w:tab/>
      </w:r>
      <w:r>
        <w:pict>
          <v:shape id="Picture 124" o:spid="_x0000_i1148" type="#_x0000_t75" style="width:48pt;height:19.35pt">
            <v:imagedata r:id="rId111"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24</w:instrText>
        </w:r>
      </w:fldSimple>
      <w:r>
        <w:instrText>)</w:instrText>
      </w:r>
      <w:r>
        <w:fldChar w:fldCharType="end"/>
      </w:r>
    </w:p>
    <w:p w:rsidR="003B6EDA" w:rsidRDefault="003E21D5">
      <w:pPr>
        <w:pStyle w:val="12"/>
        <w:ind w:firstLine="420"/>
      </w:pPr>
      <w:r>
        <w:tab/>
      </w:r>
      <w:r>
        <w:pict>
          <v:shape id="Picture 125" o:spid="_x0000_i1149" type="#_x0000_t75" style="width:166.65pt;height:24.65pt">
            <v:imagedata r:id="rId112"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25</w:instrText>
        </w:r>
      </w:fldSimple>
      <w:r>
        <w:instrText>)</w:instrText>
      </w:r>
      <w:r>
        <w:fldChar w:fldCharType="end"/>
      </w:r>
    </w:p>
    <w:p w:rsidR="003B6EDA" w:rsidRDefault="003E21D5">
      <w:pPr>
        <w:pStyle w:val="12"/>
        <w:ind w:firstLineChars="0" w:firstLine="0"/>
      </w:pPr>
      <w:r>
        <w:t>其中，函数</w:t>
      </w:r>
      <w:r>
        <w:pict>
          <v:shape id="Picture 126" o:spid="_x0000_i1150" type="#_x0000_t75" style="width:23.35pt;height:18pt">
            <v:imagedata r:id="rId113" o:title=""/>
          </v:shape>
        </w:pict>
      </w:r>
      <w:r>
        <w:t>将四元数转换为欧拉角。</w:t>
      </w:r>
    </w:p>
    <w:p w:rsidR="003B6EDA" w:rsidRDefault="003E21D5">
      <w:pPr>
        <w:snapToGrid w:val="0"/>
        <w:ind w:firstLine="420"/>
        <w:rPr>
          <w:rFonts w:ascii="Times New Roman" w:hAnsi="Times New Roman" w:cs="Times New Roman"/>
        </w:rPr>
      </w:pPr>
      <w:r>
        <w:rPr>
          <w:rFonts w:ascii="Times New Roman" w:hAnsi="Times New Roman" w:cs="Times New Roman"/>
        </w:rPr>
        <w:t>定义</w:t>
      </w:r>
      <w:r>
        <w:rPr>
          <w:rFonts w:ascii="Times New Roman" w:hAnsi="Times New Roman" w:cs="Times New Roman"/>
          <w:position w:val="-4"/>
        </w:rPr>
        <w:pict>
          <v:shape id="Picture 127" o:spid="_x0000_i1151" type="#_x0000_t75" style="width:19.35pt;height:13.35pt">
            <v:imagedata r:id="rId114" o:title=""/>
          </v:shape>
        </w:pict>
      </w:r>
      <w:r>
        <w:rPr>
          <w:rFonts w:ascii="Times New Roman" w:hAnsi="Times New Roman" w:cs="Times New Roman"/>
        </w:rPr>
        <w:t>从整体上反映该近似处理的程度：</w:t>
      </w:r>
    </w:p>
    <w:p w:rsidR="003B6EDA" w:rsidRDefault="003E21D5">
      <w:pPr>
        <w:pStyle w:val="12"/>
        <w:ind w:firstLine="420"/>
      </w:pPr>
      <w:r>
        <w:tab/>
      </w:r>
      <w:r>
        <w:pict>
          <v:shape id="Picture 128" o:spid="_x0000_i1152" type="#_x0000_t75" style="width:88.65pt;height:37.35pt">
            <v:imagedata r:id="rId115"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976664"/>
      <w:r>
        <w:instrText>(</w:instrText>
      </w:r>
      <w:fldSimple w:instr=" SEQ MTEqn \c \* Arabic \* MERGEFORMAT ">
        <w:r>
          <w:instrText>26</w:instrText>
        </w:r>
      </w:fldSimple>
      <w:r>
        <w:instrText>)</w:instrText>
      </w:r>
      <w:bookmarkEnd w:id="62"/>
      <w:r>
        <w:fldChar w:fldCharType="end"/>
      </w:r>
    </w:p>
    <w:p w:rsidR="003B6EDA" w:rsidRDefault="003E21D5">
      <w:pPr>
        <w:snapToGrid w:val="0"/>
        <w:ind w:firstLine="420"/>
        <w:rPr>
          <w:rFonts w:ascii="Times New Roman" w:hAnsi="Times New Roman" w:cs="Times New Roman"/>
        </w:rPr>
      </w:pPr>
      <w:r>
        <w:rPr>
          <w:rFonts w:ascii="Times New Roman" w:hAnsi="Times New Roman" w:cs="Times New Roman"/>
        </w:rPr>
        <w:t>从式</w:t>
      </w:r>
      <w:r>
        <w:rPr>
          <w:rFonts w:ascii="Times New Roman" w:hAnsi="Times New Roman" w:cs="Times New Roman"/>
        </w:rPr>
        <w:fldChar w:fldCharType="begin"/>
      </w:r>
      <w:r>
        <w:rPr>
          <w:rFonts w:ascii="Times New Roman" w:hAnsi="Times New Roman" w:cs="Times New Roman"/>
        </w:rPr>
        <w:instrText xml:space="preserve"> GOTOBUTTON ZEqnNum183067  \* MERGEFORMAT </w:instrText>
      </w:r>
      <w:r>
        <w:rPr>
          <w:rFonts w:ascii="Times New Roman" w:hAnsi="Times New Roman" w:cs="Times New Roman"/>
        </w:rPr>
        <w:fldChar w:fldCharType="begin"/>
      </w:r>
      <w:r>
        <w:rPr>
          <w:rFonts w:ascii="Times New Roman" w:hAnsi="Times New Roman" w:cs="Times New Roman"/>
        </w:rPr>
        <w:instrText xml:space="preserve"> REF ZEqnNum183067 \* Charformat \! \* MERGEFORMAT </w:instrText>
      </w:r>
      <w:r>
        <w:rPr>
          <w:rFonts w:ascii="Times New Roman" w:hAnsi="Times New Roman" w:cs="Times New Roman"/>
        </w:rPr>
        <w:fldChar w:fldCharType="separate"/>
      </w:r>
      <w:r>
        <w:rPr>
          <w:rFonts w:ascii="Times New Roman" w:hAnsi="Times New Roman" w:cs="Times New Roman"/>
        </w:rPr>
        <w:instrText>(23)</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和</w:t>
      </w:r>
      <w:r>
        <w:rPr>
          <w:rFonts w:ascii="Times New Roman" w:hAnsi="Times New Roman" w:cs="Times New Roman"/>
        </w:rPr>
        <w:fldChar w:fldCharType="begin"/>
      </w:r>
      <w:r>
        <w:rPr>
          <w:rFonts w:ascii="Times New Roman" w:hAnsi="Times New Roman" w:cs="Times New Roman"/>
        </w:rPr>
        <w:instrText xml:space="preserve"> GOTOBUTTON ZEqnNum976664  \* MERGEFORMAT </w:instrText>
      </w:r>
      <w:r>
        <w:rPr>
          <w:rFonts w:ascii="Times New Roman" w:hAnsi="Times New Roman" w:cs="Times New Roman"/>
        </w:rPr>
        <w:fldChar w:fldCharType="begin"/>
      </w:r>
      <w:r>
        <w:rPr>
          <w:rFonts w:ascii="Times New Roman" w:hAnsi="Times New Roman" w:cs="Times New Roman"/>
        </w:rPr>
        <w:instrText xml:space="preserve"> REF ZEqnNum976664 \* Charformat \! \* MERGEFORMAT </w:instrText>
      </w:r>
      <w:r>
        <w:rPr>
          <w:rFonts w:ascii="Times New Roman" w:hAnsi="Times New Roman" w:cs="Times New Roman"/>
        </w:rPr>
        <w:fldChar w:fldCharType="separate"/>
      </w:r>
      <w:r>
        <w:rPr>
          <w:rFonts w:ascii="Times New Roman" w:hAnsi="Times New Roman" w:cs="Times New Roman"/>
        </w:rPr>
        <w:instrText>(26)</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可见</w:t>
      </w:r>
      <w:r>
        <w:rPr>
          <w:rFonts w:ascii="Times New Roman" w:hAnsi="Times New Roman" w:cs="Times New Roman"/>
          <w:position w:val="-10"/>
        </w:rPr>
        <w:pict>
          <v:shape id="Picture 129" o:spid="_x0000_i1153" type="#_x0000_t75" style="width:19.35pt;height:16.65pt">
            <v:imagedata r:id="rId116" o:title=""/>
          </v:shape>
        </w:pict>
      </w:r>
      <w:r>
        <w:rPr>
          <w:rFonts w:ascii="Times New Roman" w:hAnsi="Times New Roman" w:cs="Times New Roman"/>
        </w:rPr>
        <w:t>和</w:t>
      </w:r>
      <w:r>
        <w:rPr>
          <w:rFonts w:ascii="Times New Roman" w:hAnsi="Times New Roman" w:cs="Times New Roman"/>
          <w:position w:val="-4"/>
        </w:rPr>
        <w:pict>
          <v:shape id="Picture 130" o:spid="_x0000_i1154" type="#_x0000_t75" style="width:19.35pt;height:13.35pt">
            <v:imagedata r:id="rId114" o:title=""/>
          </v:shape>
        </w:pict>
      </w:r>
      <w:r>
        <w:rPr>
          <w:rFonts w:ascii="Times New Roman" w:hAnsi="Times New Roman" w:cs="Times New Roman"/>
        </w:rPr>
        <w:t>受姿态</w:t>
      </w:r>
      <w:r>
        <w:rPr>
          <w:rFonts w:ascii="Times New Roman" w:hAnsi="Times New Roman" w:cs="Times New Roman"/>
          <w:position w:val="-6"/>
        </w:rPr>
        <w:pict>
          <v:shape id="Picture 131" o:spid="_x0000_i1155" type="#_x0000_t75" style="width:11.35pt;height:13.35pt">
            <v:imagedata r:id="rId108" o:title=""/>
          </v:shape>
        </w:pict>
      </w:r>
      <w:r>
        <w:rPr>
          <w:rFonts w:ascii="Times New Roman" w:hAnsi="Times New Roman" w:cs="Times New Roman"/>
        </w:rPr>
        <w:t>和</w:t>
      </w:r>
      <w:r>
        <w:rPr>
          <w:rFonts w:ascii="Times New Roman" w:hAnsi="Times New Roman" w:cs="Times New Roman"/>
          <w:position w:val="-10"/>
        </w:rPr>
        <w:pict>
          <v:shape id="Picture 132" o:spid="_x0000_i1156" type="#_x0000_t75" style="width:10.65pt;height:16.65pt">
            <v:imagedata r:id="rId117" o:title=""/>
          </v:shape>
        </w:pict>
      </w:r>
      <w:r>
        <w:rPr>
          <w:rFonts w:ascii="Times New Roman" w:hAnsi="Times New Roman" w:cs="Times New Roman"/>
        </w:rPr>
        <w:t>中共六个参数影响，</w:t>
      </w:r>
      <w:r>
        <w:rPr>
          <w:rFonts w:ascii="Times New Roman" w:hAnsi="Times New Roman" w:cs="Times New Roman"/>
        </w:rPr>
        <w:fldChar w:fldCharType="begin"/>
      </w:r>
      <w:r>
        <w:rPr>
          <w:rFonts w:ascii="Times New Roman" w:hAnsi="Times New Roman" w:cs="Times New Roman"/>
        </w:rPr>
        <w:instrText xml:space="preserve"> REF _Ref399160157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基于一些典型情况分析了</w:t>
      </w:r>
      <w:r>
        <w:rPr>
          <w:rFonts w:ascii="Times New Roman" w:hAnsi="Times New Roman" w:cs="Times New Roman"/>
          <w:position w:val="-10"/>
        </w:rPr>
        <w:pict>
          <v:shape id="Picture 133" o:spid="_x0000_i1157" type="#_x0000_t75" style="width:19.35pt;height:16.65pt">
            <v:imagedata r:id="rId116" o:title=""/>
          </v:shape>
        </w:pict>
      </w:r>
      <w:r>
        <w:rPr>
          <w:rFonts w:ascii="Times New Roman" w:hAnsi="Times New Roman" w:cs="Times New Roman"/>
        </w:rPr>
        <w:t>和</w:t>
      </w:r>
      <w:r>
        <w:rPr>
          <w:rFonts w:ascii="Times New Roman" w:hAnsi="Times New Roman" w:cs="Times New Roman"/>
          <w:position w:val="-4"/>
        </w:rPr>
        <w:pict>
          <v:shape id="Picture 134" o:spid="_x0000_i1158" type="#_x0000_t75" style="width:19.35pt;height:13.35pt">
            <v:imagedata r:id="rId114" o:title=""/>
          </v:shape>
        </w:pict>
      </w:r>
      <w:r>
        <w:rPr>
          <w:rFonts w:ascii="Times New Roman" w:hAnsi="Times New Roman" w:cs="Times New Roman"/>
        </w:rPr>
        <w:t>的大小，表</w:t>
      </w:r>
      <w:r>
        <w:rPr>
          <w:rFonts w:ascii="Times New Roman" w:hAnsi="Times New Roman" w:cs="Times New Roman"/>
        </w:rPr>
        <w:t>1</w:t>
      </w:r>
      <w:r>
        <w:rPr>
          <w:rFonts w:ascii="Times New Roman" w:hAnsi="Times New Roman" w:cs="Times New Roman"/>
        </w:rPr>
        <w:t>描述了</w:t>
      </w:r>
      <w:r>
        <w:rPr>
          <w:rFonts w:ascii="Times New Roman" w:hAnsi="Times New Roman" w:cs="Times New Roman"/>
        </w:rPr>
        <w:fldChar w:fldCharType="begin"/>
      </w:r>
      <w:r>
        <w:rPr>
          <w:rFonts w:ascii="Times New Roman" w:hAnsi="Times New Roman" w:cs="Times New Roman"/>
        </w:rPr>
        <w:instrText xml:space="preserve"> REF _Ref399160157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中各子图所采用的</w:t>
      </w:r>
      <w:r>
        <w:rPr>
          <w:rFonts w:ascii="Times New Roman" w:hAnsi="Times New Roman" w:cs="Times New Roman"/>
          <w:position w:val="-6"/>
        </w:rPr>
        <w:pict>
          <v:shape id="Picture 135" o:spid="_x0000_i1159" type="#_x0000_t75" style="width:11.35pt;height:13.35pt">
            <v:imagedata r:id="rId108" o:title=""/>
          </v:shape>
        </w:pict>
      </w:r>
      <w:r>
        <w:rPr>
          <w:rFonts w:ascii="Times New Roman" w:hAnsi="Times New Roman" w:cs="Times New Roman"/>
        </w:rPr>
        <w:t>和</w:t>
      </w:r>
      <w:r>
        <w:rPr>
          <w:rFonts w:ascii="Times New Roman" w:hAnsi="Times New Roman" w:cs="Times New Roman"/>
          <w:position w:val="-10"/>
        </w:rPr>
        <w:pict>
          <v:shape id="Picture 136" o:spid="_x0000_i1160" type="#_x0000_t75" style="width:10.65pt;height:16.65pt">
            <v:imagedata r:id="rId117" o:title=""/>
          </v:shape>
        </w:pict>
      </w:r>
      <w:r>
        <w:rPr>
          <w:rFonts w:ascii="Times New Roman" w:hAnsi="Times New Roman" w:cs="Times New Roman"/>
        </w:rPr>
        <w:t>参数设置。</w:t>
      </w:r>
      <w:r>
        <w:rPr>
          <w:rFonts w:ascii="Times New Roman" w:hAnsi="Times New Roman" w:cs="Times New Roman"/>
        </w:rPr>
        <w:fldChar w:fldCharType="begin"/>
      </w:r>
      <w:r>
        <w:rPr>
          <w:rFonts w:ascii="Times New Roman" w:hAnsi="Times New Roman" w:cs="Times New Roman"/>
        </w:rPr>
        <w:instrText xml:space="preserve"> REF _Ref399160157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的每个子图中仅变化一维姿态角从而独立分析俯仰、横滚和航向的影响，</w:t>
      </w:r>
      <w:r>
        <w:rPr>
          <w:rFonts w:ascii="Times New Roman" w:hAnsi="Times New Roman" w:cs="Times New Roman"/>
        </w:rPr>
        <w:fldChar w:fldCharType="begin"/>
      </w:r>
      <w:r>
        <w:rPr>
          <w:rFonts w:ascii="Times New Roman" w:hAnsi="Times New Roman" w:cs="Times New Roman"/>
        </w:rPr>
        <w:instrText xml:space="preserve"> REF _Ref399160157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和</w:t>
      </w:r>
      <w:r>
        <w:rPr>
          <w:rFonts w:ascii="Times New Roman" w:hAnsi="Times New Roman" w:cs="Times New Roman"/>
        </w:rPr>
        <w:t>(c)</w:t>
      </w:r>
      <w:r>
        <w:rPr>
          <w:rFonts w:ascii="Times New Roman" w:hAnsi="Times New Roman" w:cs="Times New Roman"/>
        </w:rPr>
        <w:t>中均考虑了</w:t>
      </w:r>
      <w:r>
        <w:rPr>
          <w:rFonts w:ascii="Times New Roman" w:hAnsi="Times New Roman" w:cs="Times New Roman"/>
        </w:rPr>
        <w:t>7</w:t>
      </w:r>
      <w:r>
        <w:rPr>
          <w:rFonts w:ascii="Times New Roman" w:hAnsi="Times New Roman" w:cs="Times New Roman"/>
        </w:rPr>
        <w:t>种</w:t>
      </w:r>
      <w:r>
        <w:rPr>
          <w:rFonts w:ascii="Times New Roman" w:hAnsi="Times New Roman" w:cs="Times New Roman"/>
          <w:position w:val="-10"/>
        </w:rPr>
        <w:pict>
          <v:shape id="Picture 137" o:spid="_x0000_i1161" type="#_x0000_t75" style="width:10.65pt;height:16.65pt">
            <v:imagedata r:id="rId117" o:title=""/>
          </v:shape>
        </w:pict>
      </w:r>
      <w:r>
        <w:rPr>
          <w:rFonts w:ascii="Times New Roman" w:hAnsi="Times New Roman" w:cs="Times New Roman"/>
        </w:rPr>
        <w:t>的情况，</w:t>
      </w:r>
      <w:r>
        <w:rPr>
          <w:rFonts w:ascii="Times New Roman" w:hAnsi="Times New Roman" w:cs="Times New Roman"/>
        </w:rPr>
        <w:fldChar w:fldCharType="begin"/>
      </w:r>
      <w:r>
        <w:rPr>
          <w:rFonts w:ascii="Times New Roman" w:hAnsi="Times New Roman" w:cs="Times New Roman"/>
        </w:rPr>
        <w:instrText xml:space="preserve"> REF _Ref399160157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(d)</w:t>
      </w:r>
      <w:r>
        <w:rPr>
          <w:rFonts w:ascii="Times New Roman" w:hAnsi="Times New Roman" w:cs="Times New Roman"/>
        </w:rPr>
        <w:t>比较了</w:t>
      </w:r>
      <w:r>
        <w:rPr>
          <w:rFonts w:ascii="Times New Roman" w:hAnsi="Times New Roman" w:cs="Times New Roman"/>
        </w:rPr>
        <w:t>(c)</w:t>
      </w:r>
      <w:r>
        <w:rPr>
          <w:rFonts w:ascii="Times New Roman" w:hAnsi="Times New Roman" w:cs="Times New Roman"/>
        </w:rPr>
        <w:t>中</w:t>
      </w:r>
      <w:r>
        <w:rPr>
          <w:rFonts w:ascii="Times New Roman" w:hAnsi="Times New Roman" w:cs="Times New Roman"/>
          <w:position w:val="-10"/>
        </w:rPr>
        <w:pict>
          <v:shape id="Picture 138" o:spid="_x0000_i1162" type="#_x0000_t75" style="width:10.65pt;height:16.65pt">
            <v:imagedata r:id="rId117" o:title=""/>
          </v:shape>
        </w:pict>
      </w:r>
      <w:r>
        <w:rPr>
          <w:rFonts w:ascii="Times New Roman" w:hAnsi="Times New Roman" w:cs="Times New Roman"/>
        </w:rPr>
        <w:t>为第</w:t>
      </w:r>
      <w:r>
        <w:rPr>
          <w:rFonts w:ascii="Times New Roman" w:hAnsi="Times New Roman" w:cs="Times New Roman"/>
        </w:rPr>
        <w:t>1</w:t>
      </w:r>
      <w:r>
        <w:rPr>
          <w:rFonts w:ascii="Times New Roman" w:hAnsi="Times New Roman" w:cs="Times New Roman"/>
        </w:rPr>
        <w:t>情况时的</w:t>
      </w:r>
      <w:r>
        <w:rPr>
          <w:rFonts w:ascii="Times New Roman" w:hAnsi="Times New Roman" w:cs="Times New Roman"/>
          <w:position w:val="-10"/>
        </w:rPr>
        <w:pict>
          <v:shape id="Picture 139" o:spid="_x0000_i1163" type="#_x0000_t75" style="width:19.35pt;height:16.65pt">
            <v:imagedata r:id="rId116" o:title=""/>
          </v:shape>
        </w:pict>
      </w:r>
      <w:r>
        <w:rPr>
          <w:rFonts w:ascii="Times New Roman" w:hAnsi="Times New Roman" w:cs="Times New Roman"/>
        </w:rPr>
        <w:t>各维大小。</w:t>
      </w:r>
      <w:r>
        <w:rPr>
          <w:rFonts w:ascii="Times New Roman" w:hAnsi="Times New Roman" w:cs="Times New Roman"/>
        </w:rPr>
        <w:fldChar w:fldCharType="begin"/>
      </w:r>
      <w:r>
        <w:rPr>
          <w:rFonts w:ascii="Times New Roman" w:hAnsi="Times New Roman" w:cs="Times New Roman"/>
        </w:rPr>
        <w:instrText xml:space="preserve"> REF _Ref399160157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(a)</w:t>
      </w:r>
      <w:r>
        <w:rPr>
          <w:rFonts w:ascii="Times New Roman" w:hAnsi="Times New Roman" w:cs="Times New Roman"/>
        </w:rPr>
        <w:t>和</w:t>
      </w:r>
      <w:r>
        <w:rPr>
          <w:rFonts w:ascii="Times New Roman" w:hAnsi="Times New Roman" w:cs="Times New Roman"/>
        </w:rPr>
        <w:t>(b)</w:t>
      </w:r>
      <w:r>
        <w:rPr>
          <w:rFonts w:ascii="Times New Roman" w:hAnsi="Times New Roman" w:cs="Times New Roman"/>
        </w:rPr>
        <w:t>分别反映了</w:t>
      </w:r>
      <w:r>
        <w:rPr>
          <w:rFonts w:ascii="Times New Roman" w:hAnsi="Times New Roman" w:cs="Times New Roman"/>
        </w:rPr>
        <w:t>-10°~10°</w:t>
      </w:r>
      <w:r>
        <w:rPr>
          <w:rFonts w:ascii="Times New Roman" w:hAnsi="Times New Roman" w:cs="Times New Roman"/>
        </w:rPr>
        <w:t>的俯仰角和横滚角变化对</w:t>
      </w:r>
      <w:r>
        <w:rPr>
          <w:rFonts w:ascii="Times New Roman" w:hAnsi="Times New Roman" w:cs="Times New Roman"/>
          <w:position w:val="-4"/>
        </w:rPr>
        <w:pict>
          <v:shape id="Picture 140" o:spid="_x0000_i1164" type="#_x0000_t75" style="width:19.35pt;height:13.35pt">
            <v:imagedata r:id="rId114" o:title=""/>
          </v:shape>
        </w:pict>
      </w:r>
      <w:r>
        <w:rPr>
          <w:rFonts w:ascii="Times New Roman" w:hAnsi="Times New Roman" w:cs="Times New Roman"/>
        </w:rPr>
        <w:t>影响比较小，且当</w:t>
      </w:r>
      <w:r>
        <w:rPr>
          <w:rFonts w:ascii="Times New Roman" w:hAnsi="Times New Roman" w:cs="Times New Roman"/>
          <w:position w:val="-10"/>
        </w:rPr>
        <w:pict>
          <v:shape id="Picture 141" o:spid="_x0000_i1165" type="#_x0000_t75" style="width:10.65pt;height:16.65pt">
            <v:imagedata r:id="rId117" o:title=""/>
          </v:shape>
        </w:pict>
      </w:r>
      <w:r>
        <w:rPr>
          <w:rFonts w:ascii="Times New Roman" w:hAnsi="Times New Roman" w:cs="Times New Roman"/>
        </w:rPr>
        <w:t>只有航向分量时</w:t>
      </w:r>
      <w:r>
        <w:rPr>
          <w:rFonts w:ascii="Times New Roman" w:hAnsi="Times New Roman" w:cs="Times New Roman"/>
          <w:position w:val="-4"/>
        </w:rPr>
        <w:pict>
          <v:shape id="Picture 142" o:spid="_x0000_i1166" type="#_x0000_t75" style="width:19.35pt;height:13.35pt">
            <v:imagedata r:id="rId114" o:title=""/>
          </v:shape>
        </w:pict>
      </w:r>
      <w:r>
        <w:rPr>
          <w:rFonts w:ascii="Times New Roman" w:hAnsi="Times New Roman" w:cs="Times New Roman"/>
        </w:rPr>
        <w:t>较小。</w:t>
      </w:r>
      <w:r>
        <w:rPr>
          <w:rFonts w:ascii="Times New Roman" w:hAnsi="Times New Roman" w:cs="Times New Roman"/>
        </w:rPr>
        <w:fldChar w:fldCharType="begin"/>
      </w:r>
      <w:r>
        <w:rPr>
          <w:rFonts w:ascii="Times New Roman" w:hAnsi="Times New Roman" w:cs="Times New Roman"/>
        </w:rPr>
        <w:instrText xml:space="preserve"> REF _Ref399160157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(c)</w:t>
      </w:r>
      <w:r>
        <w:rPr>
          <w:rFonts w:ascii="Times New Roman" w:hAnsi="Times New Roman" w:cs="Times New Roman"/>
        </w:rPr>
        <w:t>表明在</w:t>
      </w:r>
      <w:r>
        <w:rPr>
          <w:rFonts w:ascii="Times New Roman" w:hAnsi="Times New Roman" w:cs="Times New Roman"/>
          <w:position w:val="-10"/>
        </w:rPr>
        <w:pict>
          <v:shape id="Picture 143" o:spid="_x0000_i1167" type="#_x0000_t75" style="width:10.65pt;height:16.65pt">
            <v:imagedata r:id="rId117" o:title=""/>
          </v:shape>
        </w:pict>
      </w:r>
      <w:r>
        <w:rPr>
          <w:rFonts w:ascii="Times New Roman" w:hAnsi="Times New Roman" w:cs="Times New Roman"/>
        </w:rPr>
        <w:t>为</w:t>
      </w:r>
      <w:r>
        <w:rPr>
          <w:rFonts w:ascii="Times New Roman" w:hAnsi="Times New Roman" w:cs="Times New Roman"/>
        </w:rPr>
        <w:t>1~6</w:t>
      </w:r>
      <w:r>
        <w:rPr>
          <w:rFonts w:ascii="Times New Roman" w:hAnsi="Times New Roman" w:cs="Times New Roman"/>
        </w:rPr>
        <w:t>条件下，当航向角大于</w:t>
      </w:r>
      <w:r>
        <w:rPr>
          <w:rFonts w:ascii="Times New Roman" w:hAnsi="Times New Roman" w:cs="Times New Roman"/>
        </w:rPr>
        <w:t>130°</w:t>
      </w:r>
      <w:r>
        <w:rPr>
          <w:rFonts w:ascii="Times New Roman" w:hAnsi="Times New Roman" w:cs="Times New Roman"/>
        </w:rPr>
        <w:t>时，</w:t>
      </w:r>
      <w:r>
        <w:rPr>
          <w:rFonts w:ascii="Times New Roman" w:hAnsi="Times New Roman" w:cs="Times New Roman"/>
          <w:position w:val="-4"/>
        </w:rPr>
        <w:pict>
          <v:shape id="Picture 144" o:spid="_x0000_i1168" type="#_x0000_t75" style="width:19.35pt;height:13.35pt">
            <v:imagedata r:id="rId114" o:title=""/>
          </v:shape>
        </w:pict>
      </w:r>
      <w:r>
        <w:rPr>
          <w:rFonts w:ascii="Times New Roman" w:hAnsi="Times New Roman" w:cs="Times New Roman"/>
        </w:rPr>
        <w:t>均超过</w:t>
      </w:r>
      <w:r>
        <w:rPr>
          <w:rFonts w:ascii="Times New Roman" w:hAnsi="Times New Roman" w:cs="Times New Roman"/>
        </w:rPr>
        <w:t>100%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_Ref399160157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(d)</w:t>
      </w:r>
      <w:r>
        <w:rPr>
          <w:rFonts w:ascii="Times New Roman" w:hAnsi="Times New Roman" w:cs="Times New Roman"/>
        </w:rPr>
        <w:t>反映了近似误差</w:t>
      </w:r>
      <w:r>
        <w:rPr>
          <w:rFonts w:ascii="Times New Roman" w:hAnsi="Times New Roman" w:cs="Times New Roman"/>
          <w:position w:val="-10"/>
        </w:rPr>
        <w:pict>
          <v:shape id="Picture 145" o:spid="_x0000_i1169" type="#_x0000_t75" style="width:19.35pt;height:16.65pt">
            <v:imagedata r:id="rId116" o:title=""/>
          </v:shape>
        </w:pict>
      </w:r>
      <w:r>
        <w:rPr>
          <w:rFonts w:ascii="Times New Roman" w:hAnsi="Times New Roman" w:cs="Times New Roman"/>
        </w:rPr>
        <w:t>主要体现在俯仰与横滚分量中，航向分量较小，这是由于姿态</w:t>
      </w:r>
      <w:r>
        <w:rPr>
          <w:rFonts w:ascii="Times New Roman" w:hAnsi="Times New Roman" w:cs="Times New Roman"/>
          <w:position w:val="-6"/>
        </w:rPr>
        <w:pict>
          <v:shape id="Picture 146" o:spid="_x0000_i1170" type="#_x0000_t75" style="width:11.35pt;height:13.35pt">
            <v:imagedata r:id="rId108" o:title=""/>
          </v:shape>
        </w:pict>
      </w:r>
      <w:r>
        <w:rPr>
          <w:rFonts w:ascii="Times New Roman" w:hAnsi="Times New Roman" w:cs="Times New Roman"/>
        </w:rPr>
        <w:t>中的俯仰角与横滚角较小的缘故。综上，由</w:t>
      </w:r>
      <w:r>
        <w:rPr>
          <w:rFonts w:ascii="Times New Roman" w:hAnsi="Times New Roman" w:cs="Times New Roman"/>
        </w:rPr>
        <w:fldChar w:fldCharType="begin"/>
      </w:r>
      <w:r>
        <w:rPr>
          <w:rFonts w:ascii="Times New Roman" w:hAnsi="Times New Roman" w:cs="Times New Roman"/>
        </w:rPr>
        <w:instrText xml:space="preserve"> REF _Ref399160157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可得出结论传统方法中式</w:t>
      </w:r>
      <w:r>
        <w:rPr>
          <w:rFonts w:ascii="Times New Roman" w:hAnsi="Times New Roman" w:cs="Times New Roman"/>
        </w:rPr>
        <w:fldChar w:fldCharType="begin"/>
      </w:r>
      <w:r>
        <w:rPr>
          <w:rFonts w:ascii="Times New Roman" w:hAnsi="Times New Roman" w:cs="Times New Roman"/>
        </w:rPr>
        <w:instrText xml:space="preserve"> GOTOBUTTON ZEqnNum473110  \* MERGEFORMAT </w:instrText>
      </w:r>
      <w:r>
        <w:rPr>
          <w:rFonts w:ascii="Times New Roman" w:hAnsi="Times New Roman" w:cs="Times New Roman"/>
        </w:rPr>
        <w:fldChar w:fldCharType="begin"/>
      </w:r>
      <w:r>
        <w:rPr>
          <w:rFonts w:ascii="Times New Roman" w:hAnsi="Times New Roman" w:cs="Times New Roman"/>
        </w:rPr>
        <w:instrText xml:space="preserve"> REF ZEqnNum473110 \* Charformat \! \* MERGEFORMAT </w:instrText>
      </w:r>
      <w:r>
        <w:rPr>
          <w:rFonts w:ascii="Times New Roman" w:hAnsi="Times New Roman" w:cs="Times New Roman"/>
        </w:rPr>
        <w:fldChar w:fldCharType="separate"/>
      </w:r>
      <w:r>
        <w:rPr>
          <w:rFonts w:ascii="Times New Roman" w:hAnsi="Times New Roman" w:cs="Times New Roman"/>
        </w:rPr>
        <w:instrText>(12)</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的近似处理误差较大，不可忽略。同时因为</w:t>
      </w:r>
      <w:r>
        <w:rPr>
          <w:rFonts w:ascii="Times New Roman" w:hAnsi="Times New Roman" w:cs="Times New Roman"/>
          <w:position w:val="-10"/>
        </w:rPr>
        <w:pict>
          <v:shape id="Picture 147" o:spid="_x0000_i1171" type="#_x0000_t75" style="width:19.35pt;height:16.65pt">
            <v:imagedata r:id="rId116" o:title=""/>
          </v:shape>
        </w:pict>
      </w:r>
      <w:r>
        <w:rPr>
          <w:rFonts w:ascii="Times New Roman" w:hAnsi="Times New Roman" w:cs="Times New Roman"/>
        </w:rPr>
        <w:t>主要体现在俯仰与横滚分量中，虽然该近似处理整体误差</w:t>
      </w:r>
      <w:r>
        <w:rPr>
          <w:rFonts w:ascii="Times New Roman" w:hAnsi="Times New Roman" w:cs="Times New Roman" w:hint="eastAsia"/>
        </w:rPr>
        <w:t>较</w:t>
      </w:r>
      <w:r>
        <w:rPr>
          <w:rFonts w:ascii="Times New Roman" w:hAnsi="Times New Roman" w:cs="Times New Roman"/>
        </w:rPr>
        <w:t>大，但在俯仰与横滚</w:t>
      </w:r>
      <w:r>
        <w:rPr>
          <w:rFonts w:ascii="Times New Roman" w:hAnsi="Times New Roman" w:cs="Times New Roman" w:hint="eastAsia"/>
        </w:rPr>
        <w:t>不大的情况下影响较小</w:t>
      </w:r>
      <w:r>
        <w:rPr>
          <w:rFonts w:ascii="Times New Roman" w:hAnsi="Times New Roman" w:cs="Times New Roman"/>
        </w:rPr>
        <w:t>。然而由于不同时刻俯仰、横滚角与航向角之间存在耦合关系，该近似处理仍将通过积分解算过程进一步影响航向角精度。</w:t>
      </w:r>
    </w:p>
    <w:p w:rsidR="003B6EDA" w:rsidRDefault="003E21D5">
      <w:pPr>
        <w:pStyle w:val="a3"/>
        <w:widowControl/>
        <w:snapToGrid w:val="0"/>
        <w:rPr>
          <w:rFonts w:ascii="黑体" w:eastAsia="黑体" w:hAnsi="黑体"/>
        </w:rPr>
      </w:pPr>
      <w:r>
        <w:rPr>
          <w:rFonts w:ascii="黑体" w:eastAsia="黑体" w:hAnsi="黑体"/>
        </w:rPr>
        <w:lastRenderedPageBreak/>
        <w:t xml:space="preserve">表 </w:t>
      </w:r>
      <w:r>
        <w:rPr>
          <w:rFonts w:ascii="黑体" w:eastAsia="黑体" w:hAnsi="黑体"/>
        </w:rPr>
        <w:fldChar w:fldCharType="begin"/>
      </w:r>
      <w:r>
        <w:rPr>
          <w:rFonts w:ascii="黑体" w:eastAsia="黑体" w:hAnsi="黑体"/>
        </w:rPr>
        <w:instrText xml:space="preserve"> SEQ 表 \* ARABIC </w:instrText>
      </w:r>
      <w:r>
        <w:rPr>
          <w:rFonts w:ascii="黑体" w:eastAsia="黑体" w:hAnsi="黑体"/>
        </w:rPr>
        <w:fldChar w:fldCharType="separate"/>
      </w:r>
      <w:r>
        <w:rPr>
          <w:rFonts w:ascii="黑体" w:eastAsia="黑体" w:hAnsi="黑体"/>
        </w:rPr>
        <w:t>1</w:t>
      </w:r>
      <w:r>
        <w:rPr>
          <w:rFonts w:ascii="黑体" w:eastAsia="黑体" w:hAnsi="黑体"/>
        </w:rPr>
        <w:fldChar w:fldCharType="end"/>
      </w:r>
      <w:r>
        <w:rPr>
          <w:rFonts w:ascii="黑体" w:eastAsia="黑体" w:hAnsi="黑体"/>
        </w:rPr>
        <w:t xml:space="preserve"> </w:t>
      </w:r>
      <w:r>
        <w:rPr>
          <w:rFonts w:ascii="黑体" w:eastAsia="黑体" w:hAnsi="黑体"/>
          <w:position w:val="-4"/>
        </w:rPr>
        <w:pict>
          <v:shape id="Picture 148" o:spid="_x0000_i1172" type="#_x0000_t75" style="width:19.35pt;height:13.35pt">
            <v:imagedata r:id="rId114" o:title=""/>
          </v:shape>
        </w:pict>
      </w:r>
      <w:r>
        <w:rPr>
          <w:rFonts w:ascii="黑体" w:eastAsia="黑体" w:hAnsi="黑体"/>
        </w:rPr>
        <w:t>和</w:t>
      </w:r>
      <w:r>
        <w:rPr>
          <w:rFonts w:ascii="黑体" w:eastAsia="黑体" w:hAnsi="黑体"/>
          <w:position w:val="-10"/>
        </w:rPr>
        <w:pict>
          <v:shape id="Picture 149" o:spid="_x0000_i1173" type="#_x0000_t75" style="width:19.35pt;height:16.65pt">
            <v:imagedata r:id="rId116" o:title=""/>
          </v:shape>
        </w:pict>
      </w:r>
      <w:r>
        <w:rPr>
          <w:rFonts w:ascii="黑体" w:eastAsia="黑体" w:hAnsi="黑体"/>
        </w:rPr>
        <w:t>分析参数设置</w:t>
      </w:r>
    </w:p>
    <w:p w:rsidR="003B6EDA" w:rsidRDefault="003E21D5">
      <w:pPr>
        <w:widowControl/>
        <w:snapToGrid w:val="0"/>
        <w:jc w:val="center"/>
        <w:rPr>
          <w:rFonts w:ascii="Times New Roman" w:hAnsi="Times New Roman" w:cs="Times New Roman"/>
          <w:sz w:val="18"/>
          <w:szCs w:val="18"/>
        </w:rPr>
      </w:pPr>
      <w:r>
        <w:rPr>
          <w:rFonts w:ascii="Times New Roman" w:eastAsia="Times New Roman" w:hAnsi="Times New Roman" w:cs="Times New Roman"/>
          <w:sz w:val="18"/>
          <w:szCs w:val="18"/>
        </w:rPr>
        <w:t xml:space="preserve">Table </w:t>
      </w:r>
      <w:r>
        <w:rPr>
          <w:rFonts w:ascii="Times New Roman" w:eastAsia="Times New Roman" w:hAnsi="Times New Roman" w:cs="Times New Roman"/>
          <w:sz w:val="18"/>
          <w:szCs w:val="18"/>
        </w:rPr>
        <w:fldChar w:fldCharType="begin"/>
      </w:r>
      <w:r>
        <w:rPr>
          <w:rFonts w:ascii="Times New Roman" w:eastAsia="Times New Roman" w:hAnsi="Times New Roman" w:cs="Times New Roman"/>
          <w:sz w:val="18"/>
          <w:szCs w:val="18"/>
        </w:rPr>
        <w:instrText xml:space="preserve"> SEQ Table \* ARABIC </w:instrText>
      </w:r>
      <w:r>
        <w:rPr>
          <w:rFonts w:ascii="Times New Roman" w:eastAsia="Times New Roman" w:hAnsi="Times New Roman" w:cs="Times New Roman"/>
          <w:sz w:val="18"/>
          <w:szCs w:val="18"/>
        </w:rPr>
        <w:fldChar w:fldCharType="separate"/>
      </w:r>
      <w:r>
        <w:rPr>
          <w:rFonts w:ascii="Times New Roman" w:eastAsia="Times New Roman" w:hAnsi="Times New Roman" w:cs="Times New Roman"/>
          <w:sz w:val="18"/>
          <w:szCs w:val="18"/>
        </w:rPr>
        <w:t>1</w:t>
      </w:r>
      <w:r>
        <w:rPr>
          <w:rFonts w:ascii="Times New Roman" w:eastAsia="Times New Roman" w:hAnsi="Times New Roman" w:cs="Times New Roman"/>
          <w:sz w:val="18"/>
          <w:szCs w:val="18"/>
        </w:rPr>
        <w:fldChar w:fldCharType="end"/>
      </w:r>
      <w:r>
        <w:rPr>
          <w:rFonts w:ascii="Times New Roman" w:hAnsi="Times New Roman" w:cs="Times New Roman"/>
          <w:sz w:val="18"/>
          <w:szCs w:val="18"/>
        </w:rPr>
        <w:t xml:space="preserve">. </w:t>
      </w:r>
      <w:r>
        <w:rPr>
          <w:rFonts w:ascii="Times New Roman" w:eastAsia="华文楷体" w:hAnsi="Times New Roman" w:cs="Times New Roman"/>
          <w:sz w:val="18"/>
          <w:szCs w:val="18"/>
        </w:rPr>
        <w:t xml:space="preserve">Parameters setting in analysis of </w:t>
      </w:r>
      <w:r>
        <w:rPr>
          <w:rFonts w:ascii="Times New Roman" w:hAnsi="Times New Roman" w:cs="Times New Roman"/>
          <w:position w:val="-4"/>
          <w:sz w:val="18"/>
          <w:szCs w:val="18"/>
        </w:rPr>
        <w:pict>
          <v:shape id="Picture 150" o:spid="_x0000_i1174" type="#_x0000_t75" style="width:19.35pt;height:13.35pt">
            <v:imagedata r:id="rId114" o:title=""/>
          </v:shape>
        </w:pict>
      </w:r>
      <w:r>
        <w:rPr>
          <w:rFonts w:ascii="Times New Roman" w:hAnsi="Times New Roman" w:cs="Times New Roman"/>
          <w:sz w:val="18"/>
          <w:szCs w:val="18"/>
        </w:rPr>
        <w:t xml:space="preserve">and </w:t>
      </w:r>
      <w:r>
        <w:rPr>
          <w:rFonts w:ascii="Times New Roman" w:hAnsi="Times New Roman" w:cs="Times New Roman"/>
          <w:position w:val="-10"/>
          <w:sz w:val="18"/>
          <w:szCs w:val="18"/>
        </w:rPr>
        <w:pict>
          <v:shape id="Picture 151" o:spid="_x0000_i1175" type="#_x0000_t75" style="width:19.35pt;height:16.65pt">
            <v:imagedata r:id="rId116" o:title=""/>
          </v:shape>
        </w:pict>
      </w:r>
    </w:p>
    <w:tbl>
      <w:tblPr>
        <w:tblW w:w="8289" w:type="dxa"/>
        <w:jc w:val="center"/>
        <w:tblBorders>
          <w:top w:val="single" w:sz="4" w:space="0" w:color="auto"/>
        </w:tblBorders>
        <w:tblLayout w:type="fixed"/>
        <w:tblLook w:val="04A0" w:firstRow="1" w:lastRow="0" w:firstColumn="1" w:lastColumn="0" w:noHBand="0" w:noVBand="1"/>
      </w:tblPr>
      <w:tblGrid>
        <w:gridCol w:w="1085"/>
        <w:gridCol w:w="1108"/>
        <w:gridCol w:w="1108"/>
        <w:gridCol w:w="1109"/>
        <w:gridCol w:w="3879"/>
      </w:tblGrid>
      <w:tr w:rsidR="003B6EDA">
        <w:tblPrEx>
          <w:tblCellMar>
            <w:top w:w="0" w:type="dxa"/>
            <w:bottom w:w="0" w:type="dxa"/>
          </w:tblCellMar>
        </w:tblPrEx>
        <w:trPr>
          <w:cantSplit/>
          <w:trHeight w:val="305"/>
          <w:jc w:val="center"/>
        </w:trPr>
        <w:tc>
          <w:tcPr>
            <w:tcW w:w="1085" w:type="dxa"/>
            <w:vMerge w:val="restart"/>
            <w:tcBorders>
              <w:top w:val="single" w:sz="12" w:space="0" w:color="auto"/>
            </w:tcBorders>
            <w:vAlign w:val="center"/>
          </w:tcPr>
          <w:p w:rsidR="003B6EDA" w:rsidRDefault="003E21D5">
            <w:pPr>
              <w:widowControl/>
              <w:spacing w:line="300" w:lineRule="auto"/>
              <w:jc w:val="center"/>
              <w:rPr>
                <w:rFonts w:ascii="Times New Roman" w:hAnsi="Times New Roman" w:cs="Times New Roman"/>
                <w:position w:val="-6"/>
                <w:sz w:val="18"/>
                <w:szCs w:val="18"/>
              </w:rPr>
            </w:pPr>
            <w:r>
              <w:rPr>
                <w:rFonts w:ascii="Times New Roman" w:hAnsi="Times New Roman" w:cs="Times New Roman"/>
                <w:position w:val="-6"/>
                <w:sz w:val="18"/>
                <w:szCs w:val="18"/>
              </w:rPr>
              <w:t>子图</w:t>
            </w:r>
          </w:p>
        </w:tc>
        <w:tc>
          <w:tcPr>
            <w:tcW w:w="3325" w:type="dxa"/>
            <w:gridSpan w:val="3"/>
            <w:tcBorders>
              <w:top w:val="single" w:sz="12" w:space="0" w:color="auto"/>
              <w:bottom w:val="single" w:sz="4" w:space="0" w:color="auto"/>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姿态</w:t>
            </w:r>
            <w:r>
              <w:rPr>
                <w:rFonts w:ascii="Times New Roman" w:hAnsi="Times New Roman" w:cs="Times New Roman"/>
                <w:position w:val="-6"/>
                <w:sz w:val="18"/>
                <w:szCs w:val="18"/>
              </w:rPr>
              <w:pict>
                <v:shape id="Picture 152" o:spid="_x0000_i1176" type="#_x0000_t75" style="width:11.35pt;height:13.35pt">
                  <v:imagedata r:id="rId108" o:title=""/>
                </v:shape>
              </w:pict>
            </w:r>
            <w:r>
              <w:rPr>
                <w:rFonts w:ascii="Times New Roman" w:hAnsi="Times New Roman" w:cs="Times New Roman"/>
                <w:sz w:val="18"/>
                <w:szCs w:val="18"/>
              </w:rPr>
              <w:t>(</w:t>
            </w:r>
            <w:r>
              <w:rPr>
                <w:rFonts w:ascii="Times New Roman" w:hAnsi="Times New Roman" w:cs="Times New Roman"/>
                <w:kern w:val="0"/>
                <w:sz w:val="18"/>
                <w:szCs w:val="18"/>
              </w:rPr>
              <w:t>°</w:t>
            </w:r>
            <w:r>
              <w:rPr>
                <w:rFonts w:ascii="Times New Roman" w:hAnsi="Times New Roman" w:cs="Times New Roman"/>
                <w:sz w:val="18"/>
                <w:szCs w:val="18"/>
              </w:rPr>
              <w:t>)</w:t>
            </w:r>
          </w:p>
        </w:tc>
        <w:tc>
          <w:tcPr>
            <w:tcW w:w="3879" w:type="dxa"/>
            <w:vMerge w:val="restart"/>
            <w:tcBorders>
              <w:top w:val="single" w:sz="12" w:space="0" w:color="auto"/>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平台失准角</w:t>
            </w:r>
            <w:r>
              <w:rPr>
                <w:rFonts w:ascii="Times New Roman" w:hAnsi="Times New Roman" w:cs="Times New Roman"/>
                <w:position w:val="-10"/>
                <w:sz w:val="18"/>
                <w:szCs w:val="18"/>
              </w:rPr>
              <w:pict>
                <v:shape id="Picture 153" o:spid="_x0000_i1177" type="#_x0000_t75" style="width:10.65pt;height:16.65pt">
                  <v:imagedata r:id="rId117" o:title=""/>
                </v:shape>
              </w:pict>
            </w:r>
            <w:r>
              <w:rPr>
                <w:rFonts w:ascii="Times New Roman" w:hAnsi="Times New Roman" w:cs="Times New Roman"/>
                <w:sz w:val="18"/>
                <w:szCs w:val="18"/>
              </w:rPr>
              <w:t>(</w:t>
            </w:r>
            <w:r>
              <w:rPr>
                <w:rFonts w:ascii="Times New Roman" w:hAnsi="Times New Roman" w:cs="Times New Roman"/>
                <w:kern w:val="0"/>
                <w:sz w:val="18"/>
                <w:szCs w:val="18"/>
              </w:rPr>
              <w:t>°</w:t>
            </w:r>
            <w:r>
              <w:rPr>
                <w:rFonts w:ascii="Times New Roman" w:hAnsi="Times New Roman" w:cs="Times New Roman"/>
                <w:sz w:val="18"/>
                <w:szCs w:val="18"/>
              </w:rPr>
              <w:t>)</w:t>
            </w:r>
          </w:p>
        </w:tc>
      </w:tr>
      <w:tr w:rsidR="003B6EDA">
        <w:tblPrEx>
          <w:tblCellMar>
            <w:top w:w="0" w:type="dxa"/>
            <w:bottom w:w="0" w:type="dxa"/>
          </w:tblCellMar>
        </w:tblPrEx>
        <w:trPr>
          <w:cantSplit/>
          <w:trHeight w:val="305"/>
          <w:jc w:val="center"/>
        </w:trPr>
        <w:tc>
          <w:tcPr>
            <w:tcW w:w="1085" w:type="dxa"/>
            <w:vMerge/>
            <w:tcBorders>
              <w:bottom w:val="single" w:sz="4" w:space="0" w:color="auto"/>
            </w:tcBorders>
            <w:vAlign w:val="center"/>
          </w:tcPr>
          <w:p w:rsidR="003B6EDA" w:rsidRDefault="003B6EDA">
            <w:pPr>
              <w:widowControl/>
              <w:spacing w:line="300" w:lineRule="auto"/>
              <w:jc w:val="center"/>
              <w:rPr>
                <w:rFonts w:ascii="Times New Roman" w:hAnsi="Times New Roman" w:cs="Times New Roman"/>
                <w:position w:val="-6"/>
                <w:sz w:val="18"/>
                <w:szCs w:val="18"/>
              </w:rPr>
            </w:pPr>
          </w:p>
        </w:tc>
        <w:tc>
          <w:tcPr>
            <w:tcW w:w="1108" w:type="dxa"/>
            <w:tcBorders>
              <w:top w:val="single" w:sz="4" w:space="0" w:color="auto"/>
              <w:bottom w:val="single" w:sz="4" w:space="0" w:color="auto"/>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俯仰</w:t>
            </w:r>
          </w:p>
        </w:tc>
        <w:tc>
          <w:tcPr>
            <w:tcW w:w="1108" w:type="dxa"/>
            <w:tcBorders>
              <w:top w:val="single" w:sz="4" w:space="0" w:color="auto"/>
              <w:bottom w:val="single" w:sz="4" w:space="0" w:color="auto"/>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横滚</w:t>
            </w:r>
          </w:p>
        </w:tc>
        <w:tc>
          <w:tcPr>
            <w:tcW w:w="1109" w:type="dxa"/>
            <w:tcBorders>
              <w:top w:val="single" w:sz="4" w:space="0" w:color="auto"/>
              <w:bottom w:val="single" w:sz="4" w:space="0" w:color="auto"/>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航向</w:t>
            </w:r>
          </w:p>
        </w:tc>
        <w:tc>
          <w:tcPr>
            <w:tcW w:w="3879" w:type="dxa"/>
            <w:vMerge/>
            <w:tcBorders>
              <w:bottom w:val="single" w:sz="4" w:space="0" w:color="auto"/>
            </w:tcBorders>
            <w:vAlign w:val="center"/>
          </w:tcPr>
          <w:p w:rsidR="003B6EDA" w:rsidRDefault="003B6EDA">
            <w:pPr>
              <w:widowControl/>
              <w:spacing w:line="240" w:lineRule="exact"/>
              <w:jc w:val="center"/>
              <w:rPr>
                <w:rFonts w:ascii="Times New Roman" w:hAnsi="Times New Roman" w:cs="Times New Roman"/>
                <w:sz w:val="18"/>
                <w:szCs w:val="18"/>
              </w:rPr>
            </w:pPr>
          </w:p>
        </w:tc>
      </w:tr>
      <w:tr w:rsidR="003B6EDA">
        <w:tblPrEx>
          <w:tblCellMar>
            <w:top w:w="0" w:type="dxa"/>
            <w:bottom w:w="0" w:type="dxa"/>
          </w:tblCellMar>
        </w:tblPrEx>
        <w:trPr>
          <w:cantSplit/>
          <w:trHeight w:val="259"/>
          <w:jc w:val="center"/>
        </w:trPr>
        <w:tc>
          <w:tcPr>
            <w:tcW w:w="1085" w:type="dxa"/>
            <w:tcBorders>
              <w:top w:val="single" w:sz="4" w:space="0" w:color="auto"/>
              <w:bottom w:val="nil"/>
            </w:tcBorders>
            <w:vAlign w:val="center"/>
          </w:tcPr>
          <w:p w:rsidR="003B6EDA" w:rsidRDefault="003E21D5">
            <w:pPr>
              <w:widowControl/>
              <w:jc w:val="center"/>
              <w:rPr>
                <w:rFonts w:ascii="Times New Roman" w:hAnsi="Times New Roman" w:cs="Times New Roman"/>
                <w:sz w:val="18"/>
                <w:szCs w:val="18"/>
              </w:rPr>
            </w:pPr>
            <w:r>
              <w:rPr>
                <w:rFonts w:ascii="Times New Roman" w:hAnsi="Times New Roman" w:cs="Times New Roman"/>
                <w:sz w:val="18"/>
                <w:szCs w:val="18"/>
              </w:rPr>
              <w:t>(a)</w:t>
            </w:r>
          </w:p>
        </w:tc>
        <w:tc>
          <w:tcPr>
            <w:tcW w:w="1108" w:type="dxa"/>
            <w:tcBorders>
              <w:top w:val="single" w:sz="4" w:space="0" w:color="auto"/>
              <w:bottom w:val="nil"/>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-10~10</w:t>
            </w:r>
          </w:p>
        </w:tc>
        <w:tc>
          <w:tcPr>
            <w:tcW w:w="1108" w:type="dxa"/>
            <w:tcBorders>
              <w:top w:val="single" w:sz="4" w:space="0" w:color="auto"/>
              <w:bottom w:val="nil"/>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1109" w:type="dxa"/>
            <w:tcBorders>
              <w:top w:val="single" w:sz="4" w:space="0" w:color="auto"/>
              <w:bottom w:val="nil"/>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100</w:t>
            </w:r>
          </w:p>
        </w:tc>
        <w:tc>
          <w:tcPr>
            <w:tcW w:w="3879" w:type="dxa"/>
            <w:vMerge w:val="restart"/>
            <w:tcBorders>
              <w:top w:val="single" w:sz="4" w:space="0" w:color="auto"/>
            </w:tcBorders>
            <w:vAlign w:val="center"/>
          </w:tcPr>
          <w:p w:rsidR="003B6EDA" w:rsidRDefault="003E21D5">
            <w:pPr>
              <w:widowControl/>
              <w:jc w:val="center"/>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w:t>
            </w:r>
            <w:r>
              <w:rPr>
                <w:rFonts w:ascii="Times New Roman" w:hAnsi="Times New Roman" w:cs="Times New Roman"/>
                <w:sz w:val="18"/>
                <w:szCs w:val="18"/>
              </w:rPr>
              <w:t>[1 1 1]*A</w:t>
            </w:r>
            <w:r>
              <w:rPr>
                <w:rFonts w:ascii="Times New Roman" w:hAnsi="Times New Roman" w:cs="Times New Roman"/>
                <w:sz w:val="18"/>
                <w:szCs w:val="18"/>
              </w:rPr>
              <w:t>，</w:t>
            </w:r>
            <w:r>
              <w:rPr>
                <w:rFonts w:ascii="Times New Roman" w:hAnsi="Times New Roman" w:cs="Times New Roman"/>
                <w:sz w:val="18"/>
                <w:szCs w:val="18"/>
              </w:rPr>
              <w:t>2</w:t>
            </w:r>
            <w:r>
              <w:rPr>
                <w:rFonts w:ascii="Times New Roman" w:hAnsi="Times New Roman" w:cs="Times New Roman"/>
                <w:sz w:val="18"/>
                <w:szCs w:val="18"/>
              </w:rPr>
              <w:t>：</w:t>
            </w:r>
            <w:r>
              <w:rPr>
                <w:rFonts w:ascii="Times New Roman" w:hAnsi="Times New Roman" w:cs="Times New Roman"/>
                <w:sz w:val="18"/>
                <w:szCs w:val="18"/>
              </w:rPr>
              <w:t>[0 1 1]*A</w:t>
            </w:r>
            <w:r>
              <w:rPr>
                <w:rFonts w:ascii="Times New Roman" w:hAnsi="Times New Roman" w:cs="Times New Roman"/>
                <w:sz w:val="18"/>
                <w:szCs w:val="18"/>
              </w:rPr>
              <w:t>，</w:t>
            </w:r>
            <w:r>
              <w:rPr>
                <w:rFonts w:ascii="Times New Roman" w:hAnsi="Times New Roman" w:cs="Times New Roman"/>
                <w:sz w:val="18"/>
                <w:szCs w:val="18"/>
              </w:rPr>
              <w:t>3</w:t>
            </w:r>
            <w:r>
              <w:rPr>
                <w:rFonts w:ascii="Times New Roman" w:hAnsi="Times New Roman" w:cs="Times New Roman"/>
                <w:sz w:val="18"/>
                <w:szCs w:val="18"/>
              </w:rPr>
              <w:t>：</w:t>
            </w:r>
            <w:r>
              <w:rPr>
                <w:rFonts w:ascii="Times New Roman" w:hAnsi="Times New Roman" w:cs="Times New Roman"/>
                <w:sz w:val="18"/>
                <w:szCs w:val="18"/>
              </w:rPr>
              <w:t>[1 0 1]*A</w:t>
            </w:r>
          </w:p>
          <w:p w:rsidR="003B6EDA" w:rsidRDefault="003E21D5">
            <w:pPr>
              <w:widowControl/>
              <w:jc w:val="center"/>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sz w:val="18"/>
                <w:szCs w:val="18"/>
              </w:rPr>
              <w:t>：</w:t>
            </w:r>
            <w:r>
              <w:rPr>
                <w:rFonts w:ascii="Times New Roman" w:hAnsi="Times New Roman" w:cs="Times New Roman"/>
                <w:sz w:val="18"/>
                <w:szCs w:val="18"/>
              </w:rPr>
              <w:t>[1 1 0]*A</w:t>
            </w:r>
            <w:r>
              <w:rPr>
                <w:rFonts w:ascii="Times New Roman" w:hAnsi="Times New Roman" w:cs="Times New Roman"/>
                <w:sz w:val="18"/>
                <w:szCs w:val="18"/>
              </w:rPr>
              <w:t>，</w:t>
            </w:r>
            <w:r>
              <w:rPr>
                <w:rFonts w:ascii="Times New Roman" w:hAnsi="Times New Roman" w:cs="Times New Roman"/>
                <w:sz w:val="18"/>
                <w:szCs w:val="18"/>
              </w:rPr>
              <w:t>5</w:t>
            </w:r>
            <w:r>
              <w:rPr>
                <w:rFonts w:ascii="Times New Roman" w:hAnsi="Times New Roman" w:cs="Times New Roman"/>
                <w:sz w:val="18"/>
                <w:szCs w:val="18"/>
              </w:rPr>
              <w:t>：</w:t>
            </w:r>
            <w:r>
              <w:rPr>
                <w:rFonts w:ascii="Times New Roman" w:hAnsi="Times New Roman" w:cs="Times New Roman"/>
                <w:sz w:val="18"/>
                <w:szCs w:val="18"/>
              </w:rPr>
              <w:t>[1 0 0]*A</w:t>
            </w:r>
            <w:r>
              <w:rPr>
                <w:rFonts w:ascii="Times New Roman" w:hAnsi="Times New Roman" w:cs="Times New Roman"/>
                <w:sz w:val="18"/>
                <w:szCs w:val="18"/>
              </w:rPr>
              <w:t>，</w:t>
            </w:r>
            <w:r>
              <w:rPr>
                <w:rFonts w:ascii="Times New Roman" w:hAnsi="Times New Roman" w:cs="Times New Roman"/>
                <w:sz w:val="18"/>
                <w:szCs w:val="18"/>
              </w:rPr>
              <w:t>6</w:t>
            </w:r>
            <w:r>
              <w:rPr>
                <w:rFonts w:ascii="Times New Roman" w:hAnsi="Times New Roman" w:cs="Times New Roman"/>
                <w:sz w:val="18"/>
                <w:szCs w:val="18"/>
              </w:rPr>
              <w:t>：</w:t>
            </w:r>
            <w:r>
              <w:rPr>
                <w:rFonts w:ascii="Times New Roman" w:hAnsi="Times New Roman" w:cs="Times New Roman"/>
                <w:sz w:val="18"/>
                <w:szCs w:val="18"/>
              </w:rPr>
              <w:t>[0 1 0]*A</w:t>
            </w:r>
          </w:p>
          <w:p w:rsidR="003B6EDA" w:rsidRDefault="003E21D5">
            <w:pPr>
              <w:widowControl/>
              <w:jc w:val="center"/>
              <w:rPr>
                <w:rFonts w:ascii="Times New Roman" w:hAnsi="Times New Roman" w:cs="Times New Roman"/>
                <w:sz w:val="18"/>
                <w:szCs w:val="18"/>
              </w:rPr>
            </w:pPr>
            <w:r>
              <w:rPr>
                <w:rFonts w:ascii="Times New Roman" w:hAnsi="Times New Roman" w:cs="Times New Roman"/>
                <w:sz w:val="18"/>
                <w:szCs w:val="18"/>
              </w:rPr>
              <w:t>7</w:t>
            </w:r>
            <w:r>
              <w:rPr>
                <w:rFonts w:ascii="Times New Roman" w:hAnsi="Times New Roman" w:cs="Times New Roman"/>
                <w:sz w:val="18"/>
                <w:szCs w:val="18"/>
              </w:rPr>
              <w:t>：</w:t>
            </w:r>
            <w:r>
              <w:rPr>
                <w:rFonts w:ascii="Times New Roman" w:hAnsi="Times New Roman" w:cs="Times New Roman"/>
                <w:sz w:val="18"/>
                <w:szCs w:val="18"/>
              </w:rPr>
              <w:t>[0 0 1]*A</w:t>
            </w:r>
            <w:r>
              <w:rPr>
                <w:rFonts w:ascii="Times New Roman" w:hAnsi="Times New Roman" w:cs="Times New Roman"/>
                <w:sz w:val="18"/>
                <w:szCs w:val="18"/>
              </w:rPr>
              <w:t>，</w:t>
            </w:r>
            <w:r>
              <w:rPr>
                <w:rFonts w:ascii="Times New Roman" w:hAnsi="Times New Roman" w:cs="Times New Roman"/>
                <w:sz w:val="18"/>
                <w:szCs w:val="18"/>
              </w:rPr>
              <w:t>A=0.02°</w:t>
            </w:r>
          </w:p>
        </w:tc>
      </w:tr>
      <w:tr w:rsidR="003B6EDA">
        <w:tblPrEx>
          <w:tblCellMar>
            <w:top w:w="0" w:type="dxa"/>
            <w:bottom w:w="0" w:type="dxa"/>
          </w:tblCellMar>
        </w:tblPrEx>
        <w:trPr>
          <w:cantSplit/>
          <w:trHeight w:val="259"/>
          <w:jc w:val="center"/>
        </w:trPr>
        <w:tc>
          <w:tcPr>
            <w:tcW w:w="1085" w:type="dxa"/>
            <w:tcBorders>
              <w:top w:val="nil"/>
              <w:bottom w:val="nil"/>
            </w:tcBorders>
            <w:vAlign w:val="center"/>
          </w:tcPr>
          <w:p w:rsidR="003B6EDA" w:rsidRDefault="003E21D5">
            <w:pPr>
              <w:widowControl/>
              <w:jc w:val="center"/>
              <w:rPr>
                <w:rFonts w:ascii="Times New Roman" w:hAnsi="Times New Roman" w:cs="Times New Roman"/>
                <w:sz w:val="18"/>
                <w:szCs w:val="18"/>
              </w:rPr>
            </w:pPr>
            <w:r>
              <w:rPr>
                <w:rFonts w:ascii="Times New Roman" w:hAnsi="Times New Roman" w:cs="Times New Roman"/>
                <w:sz w:val="18"/>
                <w:szCs w:val="18"/>
              </w:rPr>
              <w:t>(b)</w:t>
            </w:r>
          </w:p>
        </w:tc>
        <w:tc>
          <w:tcPr>
            <w:tcW w:w="1108" w:type="dxa"/>
            <w:tcBorders>
              <w:top w:val="nil"/>
              <w:bottom w:val="nil"/>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1108" w:type="dxa"/>
            <w:tcBorders>
              <w:top w:val="nil"/>
              <w:bottom w:val="nil"/>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-10~10</w:t>
            </w:r>
          </w:p>
        </w:tc>
        <w:tc>
          <w:tcPr>
            <w:tcW w:w="1109" w:type="dxa"/>
            <w:tcBorders>
              <w:top w:val="nil"/>
              <w:bottom w:val="nil"/>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100</w:t>
            </w:r>
          </w:p>
        </w:tc>
        <w:tc>
          <w:tcPr>
            <w:tcW w:w="3879" w:type="dxa"/>
            <w:vMerge/>
            <w:tcBorders>
              <w:top w:val="nil"/>
            </w:tcBorders>
            <w:vAlign w:val="center"/>
          </w:tcPr>
          <w:p w:rsidR="003B6EDA" w:rsidRDefault="003B6EDA">
            <w:pPr>
              <w:widowControl/>
              <w:spacing w:line="240" w:lineRule="exact"/>
              <w:jc w:val="center"/>
              <w:rPr>
                <w:rFonts w:ascii="Times New Roman" w:hAnsi="Times New Roman" w:cs="Times New Roman"/>
                <w:sz w:val="18"/>
                <w:szCs w:val="18"/>
              </w:rPr>
            </w:pPr>
          </w:p>
        </w:tc>
      </w:tr>
      <w:tr w:rsidR="003B6EDA">
        <w:tblPrEx>
          <w:tblCellMar>
            <w:top w:w="0" w:type="dxa"/>
            <w:bottom w:w="0" w:type="dxa"/>
          </w:tblCellMar>
        </w:tblPrEx>
        <w:trPr>
          <w:cantSplit/>
          <w:trHeight w:val="479"/>
          <w:jc w:val="center"/>
        </w:trPr>
        <w:tc>
          <w:tcPr>
            <w:tcW w:w="1085" w:type="dxa"/>
            <w:tcBorders>
              <w:top w:val="nil"/>
              <w:bottom w:val="nil"/>
            </w:tcBorders>
            <w:vAlign w:val="center"/>
          </w:tcPr>
          <w:p w:rsidR="003B6EDA" w:rsidRDefault="003E21D5">
            <w:pPr>
              <w:widowControl/>
              <w:jc w:val="center"/>
              <w:rPr>
                <w:rFonts w:ascii="Times New Roman" w:hAnsi="Times New Roman" w:cs="Times New Roman"/>
                <w:sz w:val="18"/>
                <w:szCs w:val="18"/>
              </w:rPr>
            </w:pPr>
            <w:r>
              <w:rPr>
                <w:rFonts w:ascii="Times New Roman" w:hAnsi="Times New Roman" w:cs="Times New Roman"/>
                <w:sz w:val="18"/>
                <w:szCs w:val="18"/>
              </w:rPr>
              <w:t>(c)</w:t>
            </w:r>
          </w:p>
        </w:tc>
        <w:tc>
          <w:tcPr>
            <w:tcW w:w="1108" w:type="dxa"/>
            <w:tcBorders>
              <w:top w:val="nil"/>
              <w:bottom w:val="nil"/>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1108" w:type="dxa"/>
            <w:tcBorders>
              <w:top w:val="nil"/>
              <w:bottom w:val="nil"/>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1109" w:type="dxa"/>
            <w:tcBorders>
              <w:top w:val="nil"/>
              <w:bottom w:val="nil"/>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0~360</w:t>
            </w:r>
          </w:p>
        </w:tc>
        <w:tc>
          <w:tcPr>
            <w:tcW w:w="3879" w:type="dxa"/>
            <w:vMerge/>
            <w:tcBorders>
              <w:top w:val="nil"/>
              <w:bottom w:val="single" w:sz="4" w:space="0" w:color="auto"/>
            </w:tcBorders>
            <w:vAlign w:val="center"/>
          </w:tcPr>
          <w:p w:rsidR="003B6EDA" w:rsidRDefault="003B6EDA">
            <w:pPr>
              <w:widowControl/>
              <w:spacing w:line="240" w:lineRule="exact"/>
              <w:jc w:val="center"/>
              <w:rPr>
                <w:rFonts w:ascii="Times New Roman" w:hAnsi="Times New Roman" w:cs="Times New Roman"/>
                <w:sz w:val="18"/>
                <w:szCs w:val="18"/>
              </w:rPr>
            </w:pPr>
          </w:p>
        </w:tc>
      </w:tr>
      <w:tr w:rsidR="003B6EDA">
        <w:tblPrEx>
          <w:tblCellMar>
            <w:top w:w="0" w:type="dxa"/>
            <w:bottom w:w="0" w:type="dxa"/>
          </w:tblCellMar>
        </w:tblPrEx>
        <w:trPr>
          <w:cantSplit/>
          <w:trHeight w:val="272"/>
          <w:jc w:val="center"/>
        </w:trPr>
        <w:tc>
          <w:tcPr>
            <w:tcW w:w="1085" w:type="dxa"/>
            <w:tcBorders>
              <w:top w:val="nil"/>
              <w:bottom w:val="single" w:sz="12" w:space="0" w:color="auto"/>
            </w:tcBorders>
            <w:vAlign w:val="center"/>
          </w:tcPr>
          <w:p w:rsidR="003B6EDA" w:rsidRDefault="003E21D5">
            <w:pPr>
              <w:widowControl/>
              <w:jc w:val="center"/>
              <w:rPr>
                <w:rFonts w:ascii="Times New Roman" w:hAnsi="Times New Roman" w:cs="Times New Roman"/>
                <w:sz w:val="18"/>
                <w:szCs w:val="18"/>
              </w:rPr>
            </w:pPr>
            <w:r>
              <w:rPr>
                <w:rFonts w:ascii="Times New Roman" w:hAnsi="Times New Roman" w:cs="Times New Roman"/>
                <w:sz w:val="18"/>
                <w:szCs w:val="18"/>
              </w:rPr>
              <w:t>(d)</w:t>
            </w:r>
          </w:p>
        </w:tc>
        <w:tc>
          <w:tcPr>
            <w:tcW w:w="1108" w:type="dxa"/>
            <w:tcBorders>
              <w:top w:val="nil"/>
              <w:bottom w:val="single" w:sz="12" w:space="0" w:color="auto"/>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1108" w:type="dxa"/>
            <w:tcBorders>
              <w:top w:val="nil"/>
              <w:bottom w:val="single" w:sz="12" w:space="0" w:color="auto"/>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1109" w:type="dxa"/>
            <w:tcBorders>
              <w:top w:val="nil"/>
              <w:bottom w:val="single" w:sz="12" w:space="0" w:color="auto"/>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0~360</w:t>
            </w:r>
          </w:p>
        </w:tc>
        <w:tc>
          <w:tcPr>
            <w:tcW w:w="3879" w:type="dxa"/>
            <w:tcBorders>
              <w:top w:val="single" w:sz="4" w:space="0" w:color="auto"/>
              <w:bottom w:val="single" w:sz="12" w:space="0" w:color="auto"/>
            </w:tcBorders>
            <w:vAlign w:val="center"/>
          </w:tcPr>
          <w:p w:rsidR="003B6EDA" w:rsidRDefault="003E21D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[1 1 1]*0.02°</w:t>
            </w:r>
          </w:p>
        </w:tc>
      </w:tr>
    </w:tbl>
    <w:p w:rsidR="003B6EDA" w:rsidRDefault="003E21D5">
      <w:pPr>
        <w:pStyle w:val="af5"/>
        <w:widowControl/>
        <w:adjustRightInd/>
        <w:snapToGrid/>
      </w:pPr>
      <w:r>
        <w:pict>
          <v:shape id="图片 15" o:spid="_x0000_i1178" type="#_x0000_t75" style="width:170.65pt;height:155.35pt">
            <v:imagedata r:id="rId118" o:title=""/>
          </v:shape>
        </w:pict>
      </w:r>
      <w:r>
        <w:pict>
          <v:shape id="图片 9" o:spid="_x0000_i1179" type="#_x0000_t75" style="width:170.65pt;height:155.35pt">
            <v:imagedata r:id="rId119" o:title=""/>
          </v:shape>
        </w:pict>
      </w:r>
    </w:p>
    <w:p w:rsidR="003B6EDA" w:rsidRDefault="003E21D5">
      <w:pPr>
        <w:pStyle w:val="afd"/>
        <w:widowControl/>
        <w:snapToGrid w:val="0"/>
        <w:jc w:val="center"/>
      </w:pPr>
      <w:r>
        <w:t>(a)</w:t>
      </w:r>
      <w:r>
        <w:rPr>
          <w:position w:val="-4"/>
        </w:rPr>
        <w:pict>
          <v:shape id="Picture 154" o:spid="_x0000_i1180" type="#_x0000_t75" style="width:19.35pt;height:13.35pt">
            <v:imagedata r:id="rId114" o:title=""/>
          </v:shape>
        </w:pict>
      </w:r>
      <w:r>
        <w:t>与俯仰角和</w:t>
      </w:r>
      <w:r>
        <w:rPr>
          <w:position w:val="-10"/>
        </w:rPr>
        <w:pict>
          <v:shape id="Picture 155" o:spid="_x0000_i1181" type="#_x0000_t75" style="width:10.65pt;height:16.65pt">
            <v:imagedata r:id="rId117" o:title=""/>
          </v:shape>
        </w:pict>
      </w:r>
      <w:r>
        <w:t>的关系</w:t>
      </w:r>
      <w:r>
        <w:t xml:space="preserve">             (b)</w:t>
      </w:r>
      <w:r>
        <w:rPr>
          <w:position w:val="-4"/>
        </w:rPr>
        <w:pict>
          <v:shape id="Picture 156" o:spid="_x0000_i1182" type="#_x0000_t75" style="width:19.35pt;height:13.35pt">
            <v:imagedata r:id="rId114" o:title=""/>
          </v:shape>
        </w:pict>
      </w:r>
      <w:r>
        <w:t>与横滚角和</w:t>
      </w:r>
      <w:r>
        <w:rPr>
          <w:position w:val="-10"/>
        </w:rPr>
        <w:pict>
          <v:shape id="Picture 157" o:spid="_x0000_i1183" type="#_x0000_t75" style="width:10.65pt;height:16.65pt">
            <v:imagedata r:id="rId117" o:title=""/>
          </v:shape>
        </w:pict>
      </w:r>
      <w:r>
        <w:t>的关系</w:t>
      </w:r>
    </w:p>
    <w:p w:rsidR="003B6EDA" w:rsidRDefault="003E21D5">
      <w:pPr>
        <w:pStyle w:val="af5"/>
        <w:adjustRightInd/>
        <w:snapToGrid/>
      </w:pPr>
      <w:r>
        <w:pict>
          <v:shape id="图片 17" o:spid="_x0000_i1184" type="#_x0000_t75" style="width:170.65pt;height:155.35pt">
            <v:imagedata r:id="rId120" o:title=""/>
          </v:shape>
        </w:pict>
      </w:r>
      <w:r>
        <w:pict>
          <v:shape id="图片 19" o:spid="_x0000_i1185" type="#_x0000_t75" style="width:170.65pt;height:156pt">
            <v:imagedata r:id="rId121" o:title=""/>
          </v:shape>
        </w:pict>
      </w:r>
    </w:p>
    <w:p w:rsidR="003B6EDA" w:rsidRDefault="003E21D5">
      <w:pPr>
        <w:pStyle w:val="afd"/>
        <w:snapToGrid w:val="0"/>
        <w:jc w:val="center"/>
      </w:pPr>
      <w:r>
        <w:t>(c)</w:t>
      </w:r>
      <w:r>
        <w:rPr>
          <w:position w:val="-4"/>
        </w:rPr>
        <w:pict>
          <v:shape id="Picture 158" o:spid="_x0000_i1186" type="#_x0000_t75" style="width:19.35pt;height:13.35pt">
            <v:imagedata r:id="rId114" o:title=""/>
          </v:shape>
        </w:pict>
      </w:r>
      <w:r>
        <w:t>与航向角和</w:t>
      </w:r>
      <w:r>
        <w:rPr>
          <w:position w:val="-10"/>
        </w:rPr>
        <w:pict>
          <v:shape id="Picture 159" o:spid="_x0000_i1187" type="#_x0000_t75" style="width:10.65pt;height:16.65pt">
            <v:imagedata r:id="rId117" o:title=""/>
          </v:shape>
        </w:pict>
      </w:r>
      <w:r>
        <w:t>的关系</w:t>
      </w:r>
      <w:bookmarkStart w:id="63" w:name="_Ref398795978"/>
      <w:r>
        <w:t xml:space="preserve">              </w:t>
      </w:r>
      <w:bookmarkEnd w:id="63"/>
      <w:r>
        <w:t xml:space="preserve">(d) </w:t>
      </w:r>
      <w:r>
        <w:rPr>
          <w:position w:val="-10"/>
        </w:rPr>
        <w:pict>
          <v:shape id="Picture 160" o:spid="_x0000_i1188" type="#_x0000_t75" style="width:19.35pt;height:16.65pt">
            <v:imagedata r:id="rId116" o:title=""/>
          </v:shape>
        </w:pict>
      </w:r>
      <w:r>
        <w:t>与航向角的关系</w:t>
      </w:r>
    </w:p>
    <w:p w:rsidR="003B6EDA" w:rsidRDefault="003E21D5">
      <w:pPr>
        <w:pStyle w:val="a3"/>
        <w:snapToGrid w:val="0"/>
      </w:pPr>
      <w:bookmarkStart w:id="64" w:name="_Ref399160157"/>
      <w:r>
        <w:t>图</w:t>
      </w:r>
      <w:r>
        <w:fldChar w:fldCharType="begin"/>
      </w:r>
      <w:r>
        <w:instrText xml:space="preserve"> SEQ </w:instrText>
      </w:r>
      <w:r>
        <w:instrText>图</w:instrText>
      </w:r>
      <w:r>
        <w:instrText xml:space="preserve"> \* ARABIC </w:instrText>
      </w:r>
      <w:r>
        <w:fldChar w:fldCharType="separate"/>
      </w:r>
      <w:r>
        <w:t>2</w:t>
      </w:r>
      <w:r>
        <w:fldChar w:fldCharType="end"/>
      </w:r>
      <w:bookmarkEnd w:id="64"/>
      <w:r>
        <w:t xml:space="preserve"> </w:t>
      </w:r>
      <w:r>
        <w:rPr>
          <w:position w:val="-4"/>
        </w:rPr>
        <w:pict>
          <v:shape id="Picture 161" o:spid="_x0000_i1189" type="#_x0000_t75" style="width:19.35pt;height:13.35pt">
            <v:imagedata r:id="rId114" o:title=""/>
          </v:shape>
        </w:pict>
      </w:r>
      <w:r>
        <w:t>与</w:t>
      </w:r>
      <w:r>
        <w:rPr>
          <w:position w:val="-10"/>
        </w:rPr>
        <w:pict>
          <v:shape id="Picture 162" o:spid="_x0000_i1190" type="#_x0000_t75" style="width:19.35pt;height:16.65pt">
            <v:imagedata r:id="rId116" o:title=""/>
          </v:shape>
        </w:pict>
      </w:r>
      <w:r>
        <w:t>分析曲线</w:t>
      </w:r>
    </w:p>
    <w:p w:rsidR="003B6EDA" w:rsidRDefault="003E21D5">
      <w:pPr>
        <w:pStyle w:val="a3"/>
        <w:snapToGrid w:val="0"/>
        <w:rPr>
          <w:szCs w:val="18"/>
        </w:rPr>
      </w:pPr>
      <w:r>
        <w:rPr>
          <w:szCs w:val="18"/>
        </w:rPr>
        <w:t xml:space="preserve">Fig </w:t>
      </w:r>
      <w:r>
        <w:rPr>
          <w:szCs w:val="18"/>
        </w:rPr>
        <w:fldChar w:fldCharType="begin"/>
      </w:r>
      <w:r>
        <w:rPr>
          <w:szCs w:val="18"/>
        </w:rPr>
        <w:instrText xml:space="preserve"> SEQ Fig \* ARABIC </w:instrText>
      </w:r>
      <w:r>
        <w:rPr>
          <w:szCs w:val="18"/>
        </w:rPr>
        <w:fldChar w:fldCharType="separate"/>
      </w:r>
      <w:r>
        <w:rPr>
          <w:szCs w:val="18"/>
        </w:rPr>
        <w:t>2</w:t>
      </w:r>
      <w:r>
        <w:rPr>
          <w:szCs w:val="18"/>
        </w:rPr>
        <w:fldChar w:fldCharType="end"/>
      </w:r>
      <w:r>
        <w:rPr>
          <w:szCs w:val="18"/>
        </w:rPr>
        <w:t xml:space="preserve"> </w:t>
      </w:r>
      <w:r>
        <w:rPr>
          <w:rFonts w:eastAsia="华文楷体"/>
          <w:color w:val="000000"/>
          <w:szCs w:val="18"/>
        </w:rPr>
        <w:t xml:space="preserve">analysis of </w:t>
      </w:r>
      <w:r>
        <w:rPr>
          <w:position w:val="-4"/>
          <w:szCs w:val="18"/>
        </w:rPr>
        <w:pict>
          <v:shape id="Picture 163" o:spid="_x0000_i1191" type="#_x0000_t75" style="width:19.35pt;height:13.35pt">
            <v:imagedata r:id="rId114" o:title=""/>
          </v:shape>
        </w:pict>
      </w:r>
      <w:r>
        <w:rPr>
          <w:szCs w:val="18"/>
        </w:rPr>
        <w:t xml:space="preserve"> and </w:t>
      </w:r>
      <w:r>
        <w:rPr>
          <w:position w:val="-10"/>
          <w:szCs w:val="18"/>
        </w:rPr>
        <w:pict>
          <v:shape id="Picture 164" o:spid="_x0000_i1192" type="#_x0000_t75" style="width:19.35pt;height:16.65pt">
            <v:imagedata r:id="rId116" o:title=""/>
          </v:shape>
        </w:pict>
      </w:r>
    </w:p>
    <w:p w:rsidR="003B6EDA" w:rsidRDefault="003E21D5">
      <w:pPr>
        <w:pStyle w:val="3"/>
        <w:textAlignment w:val="center"/>
      </w:pPr>
      <w:r>
        <w:t xml:space="preserve">4.4 </w:t>
      </w:r>
      <w:r>
        <w:t>改进的</w:t>
      </w:r>
      <w:r>
        <w:pict>
          <v:shape id="Picture 165" o:spid="_x0000_i1193" type="#_x0000_t75" style="width:13.35pt;height:19.35pt">
            <v:imagedata r:id="rId122" o:title=""/>
          </v:shape>
        </w:pict>
      </w:r>
      <w:r>
        <w:t>观测模型</w:t>
      </w:r>
    </w:p>
    <w:p w:rsidR="003B6EDA" w:rsidRDefault="003E21D5">
      <w:pPr>
        <w:ind w:firstLine="420"/>
        <w:rPr>
          <w:rFonts w:ascii="Times New Roman" w:hAnsi="Times New Roman" w:cs="Times New Roman"/>
        </w:rPr>
      </w:pPr>
      <w:r>
        <w:rPr>
          <w:rFonts w:ascii="Times New Roman" w:hAnsi="Times New Roman" w:cs="Times New Roman"/>
        </w:rPr>
        <w:t>针对传统</w:t>
      </w:r>
      <w:r>
        <w:rPr>
          <w:rFonts w:ascii="Times New Roman" w:hAnsi="Times New Roman" w:cs="Times New Roman"/>
          <w:position w:val="-14"/>
        </w:rPr>
        <w:pict>
          <v:shape id="Picture 166" o:spid="_x0000_i1194" type="#_x0000_t75" style="width:13.35pt;height:19.35pt">
            <v:imagedata r:id="rId122" o:title=""/>
          </v:shape>
        </w:pict>
      </w:r>
      <w:r>
        <w:rPr>
          <w:rFonts w:ascii="Times New Roman" w:hAnsi="Times New Roman" w:cs="Times New Roman"/>
        </w:rPr>
        <w:t>观测模型中</w:t>
      </w:r>
      <w:r>
        <w:rPr>
          <w:rFonts w:ascii="Times New Roman" w:hAnsi="Times New Roman" w:cs="Times New Roman"/>
          <w:position w:val="-14"/>
        </w:rPr>
        <w:pict>
          <v:shape id="Picture 167" o:spid="_x0000_i1195" type="#_x0000_t75" style="width:34.65pt;height:19.35pt">
            <v:imagedata r:id="rId123" o:title=""/>
          </v:shape>
        </w:pict>
      </w:r>
      <w:r>
        <w:rPr>
          <w:rFonts w:ascii="Times New Roman" w:hAnsi="Times New Roman" w:cs="Times New Roman"/>
        </w:rPr>
        <w:t>的误差分析过程近似处理较大的问题，</w:t>
      </w:r>
      <w:r>
        <w:rPr>
          <w:rFonts w:ascii="Times New Roman" w:hAnsi="Times New Roman" w:cs="Times New Roman" w:hint="eastAsia"/>
        </w:rPr>
        <w:t>基于惯性姿态四元数误差</w:t>
      </w:r>
      <w:r>
        <w:rPr>
          <w:rFonts w:ascii="Times New Roman" w:hAnsi="Times New Roman" w:cs="Times New Roman"/>
          <w:position w:val="-12"/>
        </w:rPr>
        <w:pict>
          <v:shape id="Picture 168" o:spid="_x0000_i1196" type="#_x0000_t75" style="width:28pt;height:18pt">
            <v:imagedata r:id="rId124" o:title=""/>
          </v:shape>
        </w:pict>
      </w:r>
      <w:r>
        <w:rPr>
          <w:rFonts w:ascii="Times New Roman" w:hAnsi="Times New Roman" w:cs="Times New Roman" w:hint="eastAsia"/>
        </w:rPr>
        <w:t>与平台失准角</w:t>
      </w:r>
      <w:r>
        <w:rPr>
          <w:rFonts w:ascii="Times New Roman" w:hAnsi="Times New Roman" w:cs="Times New Roman"/>
          <w:position w:val="-10"/>
        </w:rPr>
        <w:pict>
          <v:shape id="Picture 169" o:spid="_x0000_i1197" type="#_x0000_t75" style="width:10pt;height:16pt">
            <v:imagedata r:id="rId125" o:title=""/>
          </v:shape>
        </w:pict>
      </w:r>
      <w:r>
        <w:rPr>
          <w:rFonts w:ascii="Times New Roman" w:hAnsi="Times New Roman" w:cs="Times New Roman" w:hint="eastAsia"/>
        </w:rPr>
        <w:t>的精确关系</w:t>
      </w:r>
      <w:r>
        <w:rPr>
          <w:rFonts w:ascii="Times New Roman" w:hAnsi="Times New Roman" w:cs="Times New Roman"/>
        </w:rPr>
        <w:fldChar w:fldCharType="begin"/>
      </w:r>
      <w:r>
        <w:rPr>
          <w:rFonts w:ascii="Times New Roman" w:hAnsi="Times New Roman" w:cs="Times New Roman"/>
        </w:rPr>
        <w:instrText xml:space="preserve"> GOTOBUTTON ZEqnNum790089  \* MERGEFORMAT </w:instrText>
      </w:r>
      <w:r>
        <w:rPr>
          <w:rFonts w:ascii="Times New Roman" w:hAnsi="Times New Roman" w:cs="Times New Roman"/>
        </w:rPr>
        <w:fldChar w:fldCharType="begin"/>
      </w:r>
      <w:r>
        <w:rPr>
          <w:rFonts w:ascii="Times New Roman" w:hAnsi="Times New Roman" w:cs="Times New Roman"/>
        </w:rPr>
        <w:instrText xml:space="preserve"> REF ZEqnNum790089 \* Charformat \! \* MERGEFORMAT </w:instrText>
      </w:r>
      <w:r>
        <w:rPr>
          <w:rFonts w:ascii="Times New Roman" w:hAnsi="Times New Roman" w:cs="Times New Roman"/>
        </w:rPr>
        <w:fldChar w:fldCharType="separate"/>
      </w:r>
      <w:r>
        <w:rPr>
          <w:rFonts w:ascii="Times New Roman" w:hAnsi="Times New Roman" w:cs="Times New Roman"/>
        </w:rPr>
        <w:instrText>(3)</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提出一种新的</w:t>
      </w:r>
      <w:r>
        <w:rPr>
          <w:rFonts w:ascii="Times New Roman" w:hAnsi="Times New Roman" w:cs="Times New Roman"/>
          <w:position w:val="-14"/>
        </w:rPr>
        <w:pict>
          <v:shape id="Picture 170" o:spid="_x0000_i1198" type="#_x0000_t75" style="width:13.35pt;height:19.35pt">
            <v:imagedata r:id="rId122" o:title=""/>
          </v:shape>
        </w:pict>
      </w:r>
      <w:r>
        <w:rPr>
          <w:rFonts w:ascii="Times New Roman" w:hAnsi="Times New Roman" w:cs="Times New Roman"/>
        </w:rPr>
        <w:t>误差分析方法。新的</w:t>
      </w:r>
      <w:r>
        <w:rPr>
          <w:rFonts w:ascii="Times New Roman" w:hAnsi="Times New Roman" w:cs="Times New Roman"/>
          <w:position w:val="-14"/>
        </w:rPr>
        <w:pict>
          <v:shape id="Picture 171" o:spid="_x0000_i1199" type="#_x0000_t75" style="width:34.65pt;height:19.35pt">
            <v:imagedata r:id="rId126" o:title=""/>
          </v:shape>
        </w:pict>
      </w:r>
      <w:r>
        <w:rPr>
          <w:rFonts w:ascii="Times New Roman" w:hAnsi="Times New Roman" w:cs="Times New Roman"/>
        </w:rPr>
        <w:t>误差表达式为：</w:t>
      </w:r>
    </w:p>
    <w:p w:rsidR="003B6EDA" w:rsidRDefault="003E21D5">
      <w:pPr>
        <w:pStyle w:val="12"/>
        <w:ind w:firstLineChars="0" w:firstLine="420"/>
      </w:pPr>
      <w:r>
        <w:tab/>
      </w:r>
      <w:r>
        <w:pict>
          <v:shape id="Picture 172" o:spid="_x0000_i1200" type="#_x0000_t75" style="width:276.65pt;height:64pt">
            <v:imagedata r:id="rId127"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441281"/>
      <w:r>
        <w:instrText>(</w:instrText>
      </w:r>
      <w:fldSimple w:instr=" SEQ MTEqn \c \* Arabic \* MERGEFORMAT ">
        <w:r>
          <w:instrText>27</w:instrText>
        </w:r>
      </w:fldSimple>
      <w:r>
        <w:instrText>)</w:instrText>
      </w:r>
      <w:bookmarkEnd w:id="65"/>
      <w:r>
        <w:fldChar w:fldCharType="end"/>
      </w:r>
    </w:p>
    <w:p w:rsidR="003B6EDA" w:rsidRDefault="003E21D5">
      <w:pPr>
        <w:ind w:firstLine="420"/>
        <w:rPr>
          <w:rFonts w:ascii="Times New Roman" w:hAnsi="Times New Roman" w:cs="Times New Roman"/>
        </w:rPr>
      </w:pPr>
      <w:r>
        <w:rPr>
          <w:rFonts w:ascii="Times New Roman" w:hAnsi="Times New Roman" w:cs="Times New Roman"/>
        </w:rPr>
        <w:lastRenderedPageBreak/>
        <w:t>结合式</w:t>
      </w:r>
      <w:r>
        <w:rPr>
          <w:rFonts w:ascii="Times New Roman" w:hAnsi="Times New Roman" w:cs="Times New Roman"/>
        </w:rPr>
        <w:fldChar w:fldCharType="begin"/>
      </w:r>
      <w:r>
        <w:rPr>
          <w:rFonts w:ascii="Times New Roman" w:hAnsi="Times New Roman" w:cs="Times New Roman"/>
        </w:rPr>
        <w:instrText xml:space="preserve"> GOTOBUTTON ZEqnNum441281  \* MERGEFORMAT </w:instrText>
      </w:r>
      <w:r>
        <w:rPr>
          <w:rFonts w:ascii="Times New Roman" w:hAnsi="Times New Roman" w:cs="Times New Roman"/>
        </w:rPr>
        <w:fldChar w:fldCharType="begin"/>
      </w:r>
      <w:r>
        <w:rPr>
          <w:rFonts w:ascii="Times New Roman" w:hAnsi="Times New Roman" w:cs="Times New Roman"/>
        </w:rPr>
        <w:instrText xml:space="preserve"> REF ZEqnNum441281 \* Charformat \! \* MERGEFORMAT </w:instrText>
      </w:r>
      <w:r>
        <w:rPr>
          <w:rFonts w:ascii="Times New Roman" w:hAnsi="Times New Roman" w:cs="Times New Roman"/>
        </w:rPr>
        <w:fldChar w:fldCharType="separate"/>
      </w:r>
      <w:r>
        <w:rPr>
          <w:rFonts w:ascii="Times New Roman" w:hAnsi="Times New Roman" w:cs="Times New Roman"/>
        </w:rPr>
        <w:instrText>(27)</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与式</w:t>
      </w:r>
      <w:r>
        <w:rPr>
          <w:rFonts w:ascii="Times New Roman" w:hAnsi="Times New Roman" w:cs="Times New Roman"/>
        </w:rPr>
        <w:fldChar w:fldCharType="begin"/>
      </w:r>
      <w:r>
        <w:rPr>
          <w:rFonts w:ascii="Times New Roman" w:hAnsi="Times New Roman" w:cs="Times New Roman"/>
        </w:rPr>
        <w:instrText xml:space="preserve"> GOTOBUTTON ZEqnNum668292  \* MERGEFORMAT </w:instrText>
      </w:r>
      <w:r>
        <w:rPr>
          <w:rFonts w:ascii="Times New Roman" w:hAnsi="Times New Roman" w:cs="Times New Roman"/>
        </w:rPr>
        <w:fldChar w:fldCharType="begin"/>
      </w:r>
      <w:r>
        <w:rPr>
          <w:rFonts w:ascii="Times New Roman" w:hAnsi="Times New Roman" w:cs="Times New Roman"/>
        </w:rPr>
        <w:instrText xml:space="preserve"> REF ZEqnNum668292 \* Charformat \! \* MERGEFORMAT </w:instrText>
      </w:r>
      <w:r>
        <w:rPr>
          <w:rFonts w:ascii="Times New Roman" w:hAnsi="Times New Roman" w:cs="Times New Roman"/>
        </w:rPr>
        <w:fldChar w:fldCharType="separate"/>
      </w:r>
      <w:r>
        <w:rPr>
          <w:rFonts w:ascii="Times New Roman" w:hAnsi="Times New Roman" w:cs="Times New Roman"/>
        </w:rPr>
        <w:instrText>(13)</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，可得新的相对旋转四元数误差表达式如下：</w:t>
      </w:r>
    </w:p>
    <w:p w:rsidR="003B6EDA" w:rsidRDefault="003E21D5">
      <w:pPr>
        <w:pStyle w:val="MTDisplayEquation"/>
        <w:snapToGrid w:val="0"/>
        <w:ind w:firstLine="420"/>
      </w:pPr>
      <w:r>
        <w:tab/>
      </w:r>
      <w:r>
        <w:rPr>
          <w:position w:val="-140"/>
        </w:rPr>
        <w:pict>
          <v:shape id="Picture 173" o:spid="_x0000_i1201" type="#_x0000_t75" style="width:387.35pt;height:146pt">
            <v:imagedata r:id="rId128"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545955"/>
      <w:r>
        <w:instrText>(</w:instrText>
      </w:r>
      <w:fldSimple w:instr=" SEQ MTEqn \c \* Arabic \* MERGEFORMAT ">
        <w:r>
          <w:instrText>28</w:instrText>
        </w:r>
      </w:fldSimple>
      <w:r>
        <w:instrText>)</w:instrText>
      </w:r>
      <w:bookmarkEnd w:id="66"/>
      <w:r>
        <w:fldChar w:fldCharType="end"/>
      </w:r>
    </w:p>
    <w:p w:rsidR="003B6EDA" w:rsidRDefault="003E21D5">
      <w:pPr>
        <w:pStyle w:val="MTDisplayEquation"/>
        <w:snapToGrid w:val="0"/>
        <w:ind w:firstLine="420"/>
      </w:pPr>
      <w:r>
        <w:t>其中，根据四元数乘法规则，函数</w:t>
      </w:r>
      <w:r>
        <w:rPr>
          <w:position w:val="-10"/>
        </w:rPr>
        <w:pict>
          <v:shape id="Picture 174" o:spid="_x0000_i1202" type="#_x0000_t75" style="width:31.35pt;height:16.65pt">
            <v:imagedata r:id="rId129" o:title=""/>
          </v:shape>
        </w:pict>
      </w:r>
      <w:r>
        <w:t>和</w:t>
      </w:r>
      <w:r>
        <w:rPr>
          <w:position w:val="-10"/>
        </w:rPr>
        <w:pict>
          <v:shape id="Picture 175" o:spid="_x0000_i1203" type="#_x0000_t75" style="width:35.35pt;height:18pt">
            <v:imagedata r:id="rId130" o:title=""/>
          </v:shape>
        </w:pict>
      </w:r>
      <w:r>
        <w:t>的定义分别为：</w:t>
      </w:r>
    </w:p>
    <w:p w:rsidR="003B6EDA" w:rsidRDefault="003E21D5">
      <w:pPr>
        <w:pStyle w:val="12"/>
        <w:ind w:firstLine="420"/>
      </w:pPr>
      <w:r>
        <w:tab/>
      </w:r>
      <w:r>
        <w:pict>
          <v:shape id="Picture 176" o:spid="_x0000_i1204" type="#_x0000_t75" style="width:295.35pt;height:42pt">
            <v:imagedata r:id="rId131"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29</w:instrText>
        </w:r>
      </w:fldSimple>
      <w:r>
        <w:instrText>)</w:instrText>
      </w:r>
      <w:r>
        <w:fldChar w:fldCharType="end"/>
      </w:r>
    </w:p>
    <w:p w:rsidR="003B6EDA" w:rsidRDefault="003E21D5">
      <w:pPr>
        <w:snapToGrid w:val="0"/>
        <w:ind w:firstLine="420"/>
        <w:rPr>
          <w:rFonts w:ascii="Times New Roman" w:hAnsi="Times New Roman" w:cs="Times New Roman"/>
        </w:rPr>
      </w:pPr>
      <w:r>
        <w:rPr>
          <w:rFonts w:ascii="Times New Roman" w:hAnsi="Times New Roman" w:cs="Times New Roman"/>
        </w:rPr>
        <w:t>得到改进的相对旋转差</w:t>
      </w:r>
      <w:r>
        <w:rPr>
          <w:rFonts w:ascii="Times New Roman" w:hAnsi="Times New Roman" w:cs="Times New Roman"/>
          <w:position w:val="-14"/>
        </w:rPr>
        <w:pict>
          <v:shape id="Picture 177" o:spid="_x0000_i1205" type="#_x0000_t75" style="width:13.35pt;height:19.35pt">
            <v:imagedata r:id="rId122" o:title=""/>
          </v:shape>
        </w:pict>
      </w:r>
      <w:r>
        <w:rPr>
          <w:rFonts w:ascii="Times New Roman" w:hAnsi="Times New Roman" w:cs="Times New Roman"/>
        </w:rPr>
        <w:t>的观测方程：</w:t>
      </w:r>
    </w:p>
    <w:p w:rsidR="003B6EDA" w:rsidRDefault="003E21D5">
      <w:pPr>
        <w:pStyle w:val="12"/>
        <w:ind w:firstLine="420"/>
      </w:pPr>
      <w:r>
        <w:tab/>
      </w:r>
      <w:r>
        <w:pict>
          <v:shape id="Picture 178" o:spid="_x0000_i1206" type="#_x0000_t75" style="width:301.35pt;height:49.35pt">
            <v:imagedata r:id="rId132"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700156"/>
      <w:r>
        <w:instrText>(</w:instrText>
      </w:r>
      <w:fldSimple w:instr=" SEQ MTEqn \c \* Arabic \* MERGEFORMAT ">
        <w:r>
          <w:instrText>30</w:instrText>
        </w:r>
      </w:fldSimple>
      <w:r>
        <w:instrText>)</w:instrText>
      </w:r>
      <w:bookmarkEnd w:id="67"/>
      <w:r>
        <w:fldChar w:fldCharType="end"/>
      </w:r>
    </w:p>
    <w:p w:rsidR="003B6EDA" w:rsidRDefault="003E21D5">
      <w:pPr>
        <w:snapToGrid w:val="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4"/>
        </w:rPr>
        <w:pict>
          <v:shape id="Picture 179" o:spid="_x0000_i1207" type="#_x0000_t75" style="width:13.35pt;height:19.35pt">
            <v:imagedata r:id="rId133" o:title=""/>
          </v:shape>
        </w:pict>
      </w:r>
      <w:r>
        <w:rPr>
          <w:rFonts w:ascii="Times New Roman" w:hAnsi="Times New Roman" w:cs="Times New Roman"/>
        </w:rPr>
        <w:t>为观测噪声：</w:t>
      </w:r>
    </w:p>
    <w:p w:rsidR="003B6EDA" w:rsidRDefault="003E21D5">
      <w:pPr>
        <w:snapToGrid w:val="0"/>
        <w:ind w:firstLine="420"/>
        <w:jc w:val="center"/>
        <w:rPr>
          <w:rFonts w:ascii="Times New Roman" w:hAnsi="Times New Roman" w:cs="Times New Roman"/>
        </w:rPr>
      </w:pPr>
      <w:r>
        <w:rPr>
          <w:rFonts w:ascii="Times New Roman" w:hAnsi="Times New Roman" w:cs="Times New Roman"/>
          <w:position w:val="-44"/>
        </w:rPr>
        <w:pict>
          <v:shape id="Picture 180" o:spid="_x0000_i1208" type="#_x0000_t75" style="width:176pt;height:49.35pt">
            <v:imagedata r:id="rId134" o:title=""/>
          </v:shape>
        </w:pict>
      </w:r>
    </w:p>
    <w:p w:rsidR="003B6EDA" w:rsidRDefault="003E21D5">
      <w:pPr>
        <w:snapToGrid w:val="0"/>
        <w:ind w:firstLine="420"/>
        <w:rPr>
          <w:rFonts w:ascii="Times New Roman" w:hAnsi="Times New Roman" w:cs="Times New Roman"/>
        </w:rPr>
      </w:pPr>
      <w:r>
        <w:rPr>
          <w:rFonts w:ascii="Times New Roman" w:hAnsi="Times New Roman" w:cs="Times New Roman"/>
        </w:rPr>
        <w:t>由新的观测方程</w:t>
      </w:r>
      <w:r>
        <w:rPr>
          <w:rFonts w:ascii="Times New Roman" w:hAnsi="Times New Roman" w:cs="Times New Roman"/>
        </w:rPr>
        <w:fldChar w:fldCharType="begin"/>
      </w:r>
      <w:r>
        <w:rPr>
          <w:rFonts w:ascii="Times New Roman" w:hAnsi="Times New Roman" w:cs="Times New Roman"/>
        </w:rPr>
        <w:instrText xml:space="preserve"> GOTOBUTTON ZEqnNum700156  \* MERGEFORMAT </w:instrText>
      </w:r>
      <w:r>
        <w:rPr>
          <w:rFonts w:ascii="Times New Roman" w:hAnsi="Times New Roman" w:cs="Times New Roman"/>
        </w:rPr>
        <w:fldChar w:fldCharType="begin"/>
      </w:r>
      <w:r>
        <w:rPr>
          <w:rFonts w:ascii="Times New Roman" w:hAnsi="Times New Roman" w:cs="Times New Roman"/>
        </w:rPr>
        <w:instrText xml:space="preserve"> REF ZEqnNum700156 \* Charformat \! \* MERGEFORMAT </w:instrText>
      </w:r>
      <w:r>
        <w:rPr>
          <w:rFonts w:ascii="Times New Roman" w:hAnsi="Times New Roman" w:cs="Times New Roman"/>
        </w:rPr>
        <w:fldChar w:fldCharType="separate"/>
      </w:r>
      <w:r>
        <w:rPr>
          <w:rFonts w:ascii="Times New Roman" w:hAnsi="Times New Roman" w:cs="Times New Roman"/>
        </w:rPr>
        <w:instrText>(30)</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可得到传统观测矩阵</w:t>
      </w:r>
      <w:r>
        <w:rPr>
          <w:rFonts w:ascii="Times New Roman" w:hAnsi="Times New Roman" w:cs="Times New Roman"/>
        </w:rPr>
        <w:fldChar w:fldCharType="begin"/>
      </w:r>
      <w:r>
        <w:rPr>
          <w:rFonts w:ascii="Times New Roman" w:hAnsi="Times New Roman" w:cs="Times New Roman"/>
        </w:rPr>
        <w:instrText xml:space="preserve"> GOTOBUTTON ZEqnNum363529  \* MERGEFORMAT </w:instrText>
      </w:r>
      <w:r>
        <w:rPr>
          <w:rFonts w:ascii="Times New Roman" w:hAnsi="Times New Roman" w:cs="Times New Roman"/>
        </w:rPr>
        <w:fldChar w:fldCharType="begin"/>
      </w:r>
      <w:r>
        <w:rPr>
          <w:rFonts w:ascii="Times New Roman" w:hAnsi="Times New Roman" w:cs="Times New Roman"/>
        </w:rPr>
        <w:instrText xml:space="preserve"> REF ZEqnNum363529 \* Charformat \! \* MERGEFORMAT </w:instrText>
      </w:r>
      <w:r>
        <w:rPr>
          <w:rFonts w:ascii="Times New Roman" w:hAnsi="Times New Roman" w:cs="Times New Roman"/>
        </w:rPr>
        <w:fldChar w:fldCharType="separate"/>
      </w:r>
      <w:r>
        <w:rPr>
          <w:rFonts w:ascii="Times New Roman" w:hAnsi="Times New Roman" w:cs="Times New Roman"/>
        </w:rPr>
        <w:instrText>(20)</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中</w:t>
      </w:r>
      <w:r>
        <w:rPr>
          <w:rFonts w:ascii="Times New Roman" w:hAnsi="Times New Roman" w:cs="Times New Roman"/>
          <w:position w:val="-14"/>
        </w:rPr>
        <w:pict>
          <v:shape id="Picture 181" o:spid="_x0000_i1209" type="#_x0000_t75" style="width:21.35pt;height:19.35pt">
            <v:imagedata r:id="rId97" o:title=""/>
          </v:shape>
        </w:pict>
      </w:r>
      <w:r>
        <w:rPr>
          <w:rFonts w:ascii="Times New Roman" w:hAnsi="Times New Roman" w:cs="Times New Roman"/>
        </w:rPr>
        <w:t>相应的改进形式为：</w:t>
      </w:r>
    </w:p>
    <w:p w:rsidR="003B6EDA" w:rsidRDefault="003E21D5">
      <w:pPr>
        <w:pStyle w:val="12"/>
        <w:ind w:firstLine="420"/>
      </w:pPr>
      <w:r>
        <w:tab/>
      </w:r>
      <w:r>
        <w:pict>
          <v:shape id="Picture 182" o:spid="_x0000_i1210" type="#_x0000_t75" style="width:187.35pt;height:34.65pt">
            <v:imagedata r:id="rId135"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576006"/>
      <w:r>
        <w:instrText>(</w:instrText>
      </w:r>
      <w:fldSimple w:instr=" SEQ MTEqn \c \* Arabic \* MERGEFORMAT ">
        <w:r>
          <w:instrText>31</w:instrText>
        </w:r>
      </w:fldSimple>
      <w:r>
        <w:instrText>)</w:instrText>
      </w:r>
      <w:bookmarkEnd w:id="68"/>
      <w:r>
        <w:fldChar w:fldCharType="end"/>
      </w:r>
    </w:p>
    <w:p w:rsidR="003B6EDA" w:rsidRDefault="003E21D5">
      <w:pPr>
        <w:snapToGrid w:val="0"/>
        <w:rPr>
          <w:rFonts w:ascii="Times New Roman" w:hAnsi="Times New Roman" w:cs="Times New Roman"/>
        </w:rPr>
      </w:pPr>
      <w:r>
        <w:rPr>
          <w:rFonts w:ascii="Times New Roman" w:hAnsi="Times New Roman" w:cs="Times New Roman"/>
        </w:rPr>
        <w:t>其中函数</w:t>
      </w:r>
      <w:r>
        <w:rPr>
          <w:rFonts w:ascii="Times New Roman" w:hAnsi="Times New Roman" w:cs="Times New Roman"/>
          <w:position w:val="-12"/>
        </w:rPr>
        <w:pict>
          <v:shape id="Picture 183" o:spid="_x0000_i1211" type="#_x0000_t75" style="width:40pt;height:18pt">
            <v:imagedata r:id="rId136" o:title=""/>
          </v:shape>
        </w:pict>
      </w:r>
      <w:r>
        <w:rPr>
          <w:rFonts w:ascii="Times New Roman" w:hAnsi="Times New Roman" w:cs="Times New Roman"/>
        </w:rPr>
        <w:t>定义为取矩阵</w:t>
      </w:r>
      <w:r>
        <w:rPr>
          <w:rFonts w:ascii="Times New Roman" w:hAnsi="Times New Roman" w:cs="Times New Roman"/>
          <w:position w:val="-4"/>
        </w:rPr>
        <w:pict>
          <v:shape id="Picture 184" o:spid="_x0000_i1212" type="#_x0000_t75" style="width:16.65pt;height:12pt">
            <v:imagedata r:id="rId137" o:title=""/>
          </v:shape>
        </w:pict>
      </w:r>
      <w:r>
        <w:rPr>
          <w:rFonts w:ascii="Times New Roman" w:hAnsi="Times New Roman" w:cs="Times New Roman"/>
        </w:rPr>
        <w:t>的右下三角</w:t>
      </w:r>
      <w:r>
        <w:rPr>
          <w:rFonts w:ascii="Times New Roman" w:hAnsi="Times New Roman" w:cs="Times New Roman"/>
          <w:position w:val="-6"/>
        </w:rPr>
        <w:pict>
          <v:shape id="Picture 185" o:spid="_x0000_i1213" type="#_x0000_t75" style="width:24pt;height:13.35pt">
            <v:imagedata r:id="rId138" o:title=""/>
          </v:shape>
        </w:pict>
      </w:r>
      <w:r>
        <w:rPr>
          <w:rFonts w:ascii="Times New Roman" w:hAnsi="Times New Roman" w:cs="Times New Roman"/>
        </w:rPr>
        <w:t>矩阵：</w:t>
      </w:r>
    </w:p>
    <w:p w:rsidR="003B6EDA" w:rsidRDefault="003E21D5">
      <w:pPr>
        <w:pStyle w:val="12"/>
        <w:ind w:firstLine="420"/>
      </w:pPr>
      <w:r>
        <w:tab/>
      </w:r>
      <w:r>
        <w:pict>
          <v:shape id="Picture 186" o:spid="_x0000_i1214" type="#_x0000_t75" style="width:223.35pt;height:37.35pt">
            <v:imagedata r:id="rId139"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32</w:instrText>
        </w:r>
      </w:fldSimple>
      <w:r>
        <w:instrText>)</w:instrText>
      </w:r>
      <w:r>
        <w:fldChar w:fldCharType="end"/>
      </w:r>
    </w:p>
    <w:p w:rsidR="003B6EDA" w:rsidRDefault="003E21D5">
      <w:pPr>
        <w:pStyle w:val="12"/>
        <w:ind w:firstLine="420"/>
      </w:pPr>
      <w:r>
        <w:t>传统观测模型中，</w:t>
      </w:r>
      <w:r>
        <w:rPr>
          <w:rFonts w:hint="eastAsia"/>
        </w:rPr>
        <w:t>通过在式</w:t>
      </w:r>
      <w:r>
        <w:fldChar w:fldCharType="begin"/>
      </w:r>
      <w:r>
        <w:instrText xml:space="preserve"> GOTOBUTTON ZEqnNum473110  \* MERGEFORMAT </w:instrText>
      </w:r>
      <w:fldSimple w:instr=" REF ZEqnNum473110 \* Charformat \! \* MERGEFORMAT ">
        <w:r>
          <w:instrText>(12)</w:instrText>
        </w:r>
      </w:fldSimple>
      <w:r>
        <w:fldChar w:fldCharType="end"/>
      </w:r>
      <w:r>
        <w:rPr>
          <w:rFonts w:hint="eastAsia"/>
        </w:rPr>
        <w:t>中用</w:t>
      </w:r>
      <w:r>
        <w:pict>
          <v:shape id="Picture 187" o:spid="_x0000_i1215" type="#_x0000_t75" style="width:34pt;height:19.35pt">
            <v:imagedata r:id="rId140" o:title=""/>
          </v:shape>
        </w:pict>
      </w:r>
      <w:r>
        <w:rPr>
          <w:rFonts w:hint="eastAsia"/>
        </w:rPr>
        <w:t>代替了</w:t>
      </w:r>
      <w:r>
        <w:pict>
          <v:shape id="Picture 188" o:spid="_x0000_i1216" type="#_x0000_t75" style="width:34pt;height:19.35pt">
            <v:imagedata r:id="rId141" o:title=""/>
          </v:shape>
        </w:pict>
      </w:r>
      <w:r>
        <w:rPr>
          <w:rFonts w:hint="eastAsia"/>
        </w:rPr>
        <w:t>，使式</w:t>
      </w:r>
      <w:r>
        <w:fldChar w:fldCharType="begin"/>
      </w:r>
      <w:r>
        <w:instrText xml:space="preserve"> GOTOBUTTON ZEqnNum344876  \* MERGEFORMAT </w:instrText>
      </w:r>
      <w:fldSimple w:instr=" REF ZEqnNum344876 \* Charformat \! \* MERGEFORMAT ">
        <w:r>
          <w:instrText>(14)</w:instrText>
        </w:r>
      </w:fldSimple>
      <w:r>
        <w:fldChar w:fldCharType="end"/>
      </w:r>
      <w:r>
        <w:rPr>
          <w:rFonts w:hint="eastAsia"/>
        </w:rPr>
        <w:t>简化，得到简单的观测矩阵</w:t>
      </w:r>
      <w:r>
        <w:fldChar w:fldCharType="begin"/>
      </w:r>
      <w:r>
        <w:instrText xml:space="preserve"> GOTOBUTTON ZEqnNum363529  \* MERGEFORMAT </w:instrText>
      </w:r>
      <w:fldSimple w:instr=" REF ZEqnNum363529 \* Charformat \! \* MERGEFORMAT ">
        <w:r>
          <w:instrText>(20)</w:instrText>
        </w:r>
      </w:fldSimple>
      <w:r>
        <w:fldChar w:fldCharType="end"/>
      </w:r>
      <w:r>
        <w:rPr>
          <w:rFonts w:hint="eastAsia"/>
        </w:rPr>
        <w:t>。新的观测模型利用式</w:t>
      </w:r>
      <w:r>
        <w:fldChar w:fldCharType="begin"/>
      </w:r>
      <w:r>
        <w:instrText xml:space="preserve"> GOTOBUTTON ZEqnNum441281  \* MERGEFORMAT </w:instrText>
      </w:r>
      <w:fldSimple w:instr=" REF ZEqnNum441281 \* Charformat \! \* MERGEFORMAT ">
        <w:r>
          <w:instrText>(27)</w:instrText>
        </w:r>
      </w:fldSimple>
      <w:r>
        <w:fldChar w:fldCharType="end"/>
      </w:r>
      <w:r>
        <w:rPr>
          <w:rFonts w:hint="eastAsia"/>
        </w:rPr>
        <w:t>的转化，实现了基于精确的惯性姿态误差</w:t>
      </w:r>
      <w:r>
        <w:pict>
          <v:shape id="Picture 189" o:spid="_x0000_i1217" type="#_x0000_t75" style="width:34pt;height:19.35pt">
            <v:imagedata r:id="rId141" o:title=""/>
          </v:shape>
        </w:pict>
      </w:r>
      <w:r>
        <w:rPr>
          <w:rFonts w:hint="eastAsia"/>
        </w:rPr>
        <w:t>与</w:t>
      </w:r>
      <w:r>
        <w:pict>
          <v:shape id="Picture 190" o:spid="_x0000_i1218" type="#_x0000_t75" style="width:12pt;height:18pt">
            <v:imagedata r:id="rId142" o:title=""/>
          </v:shape>
        </w:pict>
      </w:r>
      <w:r>
        <w:rPr>
          <w:rFonts w:hint="eastAsia"/>
        </w:rPr>
        <w:t>之间关系的观测模型建立，</w:t>
      </w:r>
      <w:r>
        <w:t>从而得到</w:t>
      </w:r>
      <w:r>
        <w:rPr>
          <w:rFonts w:hint="eastAsia"/>
        </w:rPr>
        <w:t>更精确</w:t>
      </w:r>
      <w:r>
        <w:t>的观测矩阵</w:t>
      </w:r>
      <w:r>
        <w:fldChar w:fldCharType="begin"/>
      </w:r>
      <w:r>
        <w:instrText xml:space="preserve"> GOTOBUTTON ZEqnNum576006  \* MERGEFORMAT </w:instrText>
      </w:r>
      <w:fldSimple w:instr=" REF ZEqnNum576006 \* Charformat \! \* MERGEFORMAT ">
        <w:r>
          <w:instrText>(31)</w:instrText>
        </w:r>
      </w:fldSimple>
      <w:r>
        <w:fldChar w:fldCharType="end"/>
      </w:r>
      <w:r>
        <w:t>。</w:t>
      </w:r>
    </w:p>
    <w:p w:rsidR="003B6EDA" w:rsidRDefault="003E21D5">
      <w:pPr>
        <w:pStyle w:val="2"/>
      </w:pPr>
      <w:r>
        <w:t xml:space="preserve">5 </w:t>
      </w:r>
      <w:r>
        <w:t>实验验证</w:t>
      </w:r>
    </w:p>
    <w:p w:rsidR="003B6EDA" w:rsidRDefault="003E21D5">
      <w:pPr>
        <w:ind w:firstLine="420"/>
        <w:rPr>
          <w:rFonts w:ascii="Times New Roman" w:hAnsi="Times New Roman" w:cs="Times New Roman"/>
        </w:rPr>
      </w:pPr>
      <w:r>
        <w:rPr>
          <w:rFonts w:ascii="Times New Roman" w:hAnsi="Times New Roman" w:cs="Times New Roman"/>
        </w:rPr>
        <w:t>为了对改进的观测模型进行验证，分别进行了月面仿真和地面实验。</w:t>
      </w:r>
    </w:p>
    <w:p w:rsidR="003B6EDA" w:rsidRDefault="003E21D5">
      <w:pPr>
        <w:pStyle w:val="3"/>
      </w:pPr>
      <w:r>
        <w:t xml:space="preserve">5.1 </w:t>
      </w:r>
      <w:r>
        <w:t>月面仿真实验</w:t>
      </w:r>
    </w:p>
    <w:p w:rsidR="003B6EDA" w:rsidRDefault="003E21D5">
      <w:pPr>
        <w:ind w:firstLine="420"/>
        <w:rPr>
          <w:rFonts w:ascii="Times New Roman" w:hAnsi="Times New Roman" w:cs="Times New Roman"/>
        </w:rPr>
      </w:pPr>
      <w:r>
        <w:rPr>
          <w:rFonts w:ascii="Times New Roman" w:hAnsi="Times New Roman" w:cs="Times New Roman"/>
        </w:rPr>
        <w:t>月面仿真系统主要包括惯性仿真系统、视觉仿真系统和组合导航程序三部分，其工作流程如</w:t>
      </w:r>
      <w:r>
        <w:rPr>
          <w:rFonts w:ascii="Times New Roman" w:hAnsi="Times New Roman" w:cs="Times New Roman"/>
        </w:rPr>
        <w:fldChar w:fldCharType="begin"/>
      </w:r>
      <w:r>
        <w:rPr>
          <w:rFonts w:ascii="Times New Roman" w:hAnsi="Times New Roman" w:cs="Times New Roman"/>
        </w:rPr>
        <w:instrText xml:space="preserve"> REF _Ref399267002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所示。仿真</w:t>
      </w:r>
      <w:r>
        <w:rPr>
          <w:rFonts w:ascii="Times New Roman" w:hAnsi="Times New Roman" w:cs="Times New Roman"/>
        </w:rPr>
        <w:t>IMU</w:t>
      </w:r>
      <w:r>
        <w:rPr>
          <w:rFonts w:ascii="Times New Roman" w:hAnsi="Times New Roman" w:cs="Times New Roman"/>
        </w:rPr>
        <w:t>数据通过惯导轨迹发生器生成的真实数据与实际测量的噪声叠加得到，导航图像通过基于月面三维场景模型生成，图</w:t>
      </w:r>
      <w:r>
        <w:rPr>
          <w:rFonts w:ascii="Times New Roman" w:hAnsi="Times New Roman" w:cs="Times New Roman"/>
        </w:rPr>
        <w:t>5</w:t>
      </w:r>
      <w:r>
        <w:rPr>
          <w:rFonts w:ascii="Times New Roman" w:hAnsi="Times New Roman" w:cs="Times New Roman"/>
        </w:rPr>
        <w:t>为场景中采集的典型图像。</w:t>
      </w:r>
    </w:p>
    <w:p w:rsidR="003B6EDA" w:rsidRDefault="003E21D5">
      <w:pPr>
        <w:rPr>
          <w:rFonts w:ascii="Times New Roman" w:hAnsi="Times New Roman" w:cs="Times New Roman"/>
        </w:rPr>
      </w:pPr>
      <w:r>
        <w:rPr>
          <w:rFonts w:ascii="Times New Roman" w:hAnsi="Times New Roman" w:cs="Times New Roman"/>
        </w:rPr>
        <w:lastRenderedPageBreak/>
        <w:pict>
          <v:shape id="Picture 191" o:spid="_x0000_i1219" type="#_x0000_t75" style="width:303.35pt;height:118pt">
            <v:imagedata r:id="rId143" o:title=""/>
          </v:shape>
        </w:pict>
      </w:r>
      <w:r>
        <w:rPr>
          <w:rFonts w:ascii="Times New Roman" w:hAnsi="Times New Roman" w:cs="Times New Roman"/>
        </w:rPr>
        <w:t xml:space="preserve">    </w:t>
      </w:r>
      <w:r>
        <w:rPr>
          <w:rFonts w:ascii="Times New Roman" w:hAnsi="Times New Roman" w:cs="Times New Roman"/>
          <w:sz w:val="16"/>
        </w:rPr>
        <w:pict>
          <v:shape id="图片 16" o:spid="_x0000_i1220" type="#_x0000_t75" style="width:118.65pt;height:118.65pt">
            <v:imagedata r:id="rId144" o:title=""/>
          </v:shape>
        </w:pict>
      </w:r>
      <w:r>
        <w:rPr>
          <w:rFonts w:ascii="Times New Roman" w:hAnsi="Times New Roman" w:cs="Times New Roman"/>
          <w:sz w:val="16"/>
        </w:rPr>
        <w:t xml:space="preserve"> </w:t>
      </w:r>
    </w:p>
    <w:p w:rsidR="003B6EDA" w:rsidRDefault="003E21D5">
      <w:pPr>
        <w:pStyle w:val="a3"/>
        <w:snapToGrid w:val="0"/>
        <w:ind w:firstLineChars="850" w:firstLine="1530"/>
        <w:jc w:val="left"/>
      </w:pPr>
      <w:bookmarkStart w:id="69" w:name="_Ref399267002"/>
      <w:bookmarkStart w:id="70" w:name="OLE_LINK5"/>
      <w:bookmarkStart w:id="71" w:name="OLE_LINK6"/>
      <w:r>
        <w:t>图</w:t>
      </w:r>
      <w:r>
        <w:fldChar w:fldCharType="begin"/>
      </w:r>
      <w:r>
        <w:instrText xml:space="preserve"> SEQ </w:instrText>
      </w:r>
      <w:r>
        <w:instrText>图</w:instrText>
      </w:r>
      <w:r>
        <w:instrText xml:space="preserve"> \* ARABIC </w:instrText>
      </w:r>
      <w:r>
        <w:fldChar w:fldCharType="separate"/>
      </w:r>
      <w:r>
        <w:t>3</w:t>
      </w:r>
      <w:r>
        <w:fldChar w:fldCharType="end"/>
      </w:r>
      <w:bookmarkEnd w:id="69"/>
      <w:r>
        <w:t xml:space="preserve"> </w:t>
      </w:r>
      <w:r>
        <w:t>月面仿真系统</w:t>
      </w:r>
      <w:r>
        <w:rPr>
          <w:rFonts w:hint="eastAsia"/>
        </w:rPr>
        <w:t>工作</w:t>
      </w:r>
      <w:r>
        <w:t>流程</w:t>
      </w:r>
      <w:bookmarkEnd w:id="70"/>
      <w:bookmarkEnd w:id="71"/>
      <w:r>
        <w:t xml:space="preserve">                                </w:t>
      </w:r>
      <w:r>
        <w:rPr>
          <w:rFonts w:hint="eastAsia"/>
        </w:rPr>
        <w:t xml:space="preserve">      </w:t>
      </w:r>
      <w:r>
        <w:t>图</w:t>
      </w:r>
      <w:r>
        <w:fldChar w:fldCharType="begin"/>
      </w:r>
      <w:r>
        <w:instrText xml:space="preserve"> SEQ </w:instrText>
      </w:r>
      <w:r>
        <w:instrText>图</w:instrText>
      </w:r>
      <w:r>
        <w:instrText xml:space="preserve"> \* ARABIC </w:instrText>
      </w:r>
      <w:r>
        <w:fldChar w:fldCharType="separate"/>
      </w:r>
      <w:r>
        <w:t>4</w:t>
      </w:r>
      <w:r>
        <w:fldChar w:fldCharType="end"/>
      </w:r>
      <w:r>
        <w:t xml:space="preserve"> </w:t>
      </w:r>
      <w:r>
        <w:t>典型图像</w:t>
      </w:r>
    </w:p>
    <w:p w:rsidR="003B6EDA" w:rsidRDefault="003E21D5">
      <w:pPr>
        <w:pStyle w:val="a3"/>
        <w:ind w:firstLineChars="450" w:firstLine="810"/>
        <w:jc w:val="left"/>
      </w:pPr>
      <w:r>
        <w:t xml:space="preserve">Fig </w:t>
      </w:r>
      <w:fldSimple w:instr=" SEQ Fig \* ARABIC ">
        <w:r>
          <w:t>3</w:t>
        </w:r>
      </w:fldSimple>
      <w:r>
        <w:t xml:space="preserve"> Lunar surface simulation system workflow                    </w:t>
      </w:r>
      <w:r>
        <w:rPr>
          <w:rFonts w:hint="eastAsia"/>
        </w:rPr>
        <w:t xml:space="preserve">         </w:t>
      </w:r>
      <w:r>
        <w:t xml:space="preserve">Fig </w:t>
      </w:r>
      <w:fldSimple w:instr=" SEQ Fig \* ARABIC ">
        <w:r>
          <w:t>4</w:t>
        </w:r>
      </w:fldSimple>
      <w:r>
        <w:t xml:space="preserve"> Typical images</w:t>
      </w:r>
    </w:p>
    <w:p w:rsidR="003B6EDA" w:rsidRDefault="003E21D5">
      <w:pPr>
        <w:pStyle w:val="40"/>
      </w:pPr>
      <w:r>
        <w:t>（</w:t>
      </w:r>
      <w:r>
        <w:t>1</w:t>
      </w:r>
      <w:r>
        <w:t>）</w:t>
      </w:r>
      <w:r>
        <w:t xml:space="preserve"> </w:t>
      </w:r>
      <w:r>
        <w:t>仿真条件</w:t>
      </w:r>
    </w:p>
    <w:p w:rsidR="003B6EDA" w:rsidRDefault="003E21D5">
      <w:pPr>
        <w:ind w:firstLine="420"/>
        <w:rPr>
          <w:rFonts w:ascii="Times New Roman" w:hAnsi="Times New Roman" w:cs="Times New Roman"/>
        </w:rPr>
      </w:pPr>
      <w:r>
        <w:rPr>
          <w:rFonts w:ascii="Times New Roman" w:hAnsi="Times New Roman" w:cs="Times New Roman"/>
        </w:rPr>
        <w:t>仿真系统中加计漂移为</w:t>
      </w:r>
      <w:r>
        <w:rPr>
          <w:rFonts w:ascii="Times New Roman" w:hAnsi="Times New Roman" w:cs="Times New Roman"/>
        </w:rPr>
        <w:t>100ug</w:t>
      </w:r>
      <w:r>
        <w:rPr>
          <w:rFonts w:ascii="Times New Roman" w:hAnsi="Times New Roman" w:cs="Times New Roman"/>
        </w:rPr>
        <w:t>，陀螺漂移为</w:t>
      </w:r>
      <w:r>
        <w:rPr>
          <w:rFonts w:ascii="Times New Roman" w:hAnsi="Times New Roman" w:cs="Times New Roman"/>
        </w:rPr>
        <w:t>1°/h</w:t>
      </w:r>
      <w:r>
        <w:rPr>
          <w:rFonts w:ascii="Times New Roman" w:hAnsi="Times New Roman" w:cs="Times New Roman"/>
        </w:rPr>
        <w:t>，</w:t>
      </w:r>
      <w:r>
        <w:rPr>
          <w:rFonts w:ascii="Times New Roman" w:hAnsi="Times New Roman" w:cs="Times New Roman"/>
        </w:rPr>
        <w:t>IMU</w:t>
      </w:r>
      <w:r>
        <w:rPr>
          <w:rFonts w:ascii="Times New Roman" w:hAnsi="Times New Roman" w:cs="Times New Roman"/>
        </w:rPr>
        <w:t>采样频率</w:t>
      </w:r>
      <w:r>
        <w:rPr>
          <w:rFonts w:ascii="Times New Roman" w:hAnsi="Times New Roman" w:cs="Times New Roman"/>
        </w:rPr>
        <w:t>100HZ</w:t>
      </w:r>
      <w:r>
        <w:rPr>
          <w:rFonts w:ascii="Times New Roman" w:hAnsi="Times New Roman" w:cs="Times New Roman"/>
        </w:rPr>
        <w:t>。双目相机的分辨率为</w:t>
      </w:r>
      <w:r>
        <w:rPr>
          <w:rFonts w:ascii="Times New Roman" w:hAnsi="Times New Roman" w:cs="Times New Roman"/>
        </w:rPr>
        <w:t>1024</w:t>
      </w:r>
      <w:r>
        <w:rPr>
          <w:rFonts w:ascii="Times New Roman" w:hAnsi="Times New Roman" w:cs="Times New Roman"/>
          <w:position w:val="-4"/>
        </w:rPr>
        <w:pict>
          <v:shape id="Picture 192" o:spid="_x0000_i1221" type="#_x0000_t75" style="width:10.65pt;height:10.65pt">
            <v:imagedata r:id="rId145" o:title=""/>
          </v:shape>
        </w:pict>
      </w:r>
      <w:r>
        <w:rPr>
          <w:rFonts w:ascii="Times New Roman" w:hAnsi="Times New Roman" w:cs="Times New Roman"/>
        </w:rPr>
        <w:t>1024</w:t>
      </w:r>
      <w:r>
        <w:rPr>
          <w:rFonts w:ascii="Times New Roman" w:hAnsi="Times New Roman" w:cs="Times New Roman"/>
        </w:rPr>
        <w:t>，视场角为</w:t>
      </w:r>
      <w:r>
        <w:rPr>
          <w:rFonts w:ascii="Times New Roman" w:hAnsi="Times New Roman" w:cs="Times New Roman"/>
        </w:rPr>
        <w:t>45°</w:t>
      </w:r>
      <w:r>
        <w:rPr>
          <w:rFonts w:ascii="Times New Roman" w:hAnsi="Times New Roman" w:cs="Times New Roman"/>
        </w:rPr>
        <w:t>，基线距离为</w:t>
      </w:r>
      <w:r>
        <w:rPr>
          <w:rFonts w:ascii="Times New Roman" w:hAnsi="Times New Roman" w:cs="Times New Roman"/>
        </w:rPr>
        <w:t>20cm</w:t>
      </w:r>
      <w:r>
        <w:rPr>
          <w:rFonts w:ascii="Times New Roman" w:hAnsi="Times New Roman" w:cs="Times New Roman"/>
        </w:rPr>
        <w:t>，相机高度为</w:t>
      </w:r>
      <w:r>
        <w:rPr>
          <w:rFonts w:ascii="Times New Roman" w:hAnsi="Times New Roman" w:cs="Times New Roman"/>
        </w:rPr>
        <w:t>1.65m</w:t>
      </w:r>
      <w:r>
        <w:rPr>
          <w:rFonts w:ascii="Times New Roman" w:hAnsi="Times New Roman" w:cs="Times New Roman"/>
        </w:rPr>
        <w:t>，视觉系统的采样频率为</w:t>
      </w:r>
      <w:r>
        <w:rPr>
          <w:rFonts w:ascii="Times New Roman" w:hAnsi="Times New Roman" w:cs="Times New Roman"/>
        </w:rPr>
        <w:t>0.02HZ</w:t>
      </w:r>
      <w:r>
        <w:rPr>
          <w:rFonts w:ascii="Times New Roman" w:hAnsi="Times New Roman" w:cs="Times New Roman"/>
        </w:rPr>
        <w:t>。仿真实验时间长</w:t>
      </w:r>
      <w:r>
        <w:rPr>
          <w:rFonts w:ascii="Times New Roman" w:hAnsi="Times New Roman" w:cs="Times New Roman"/>
        </w:rPr>
        <w:t>93min</w:t>
      </w:r>
      <w:r>
        <w:rPr>
          <w:rFonts w:ascii="Times New Roman" w:hAnsi="Times New Roman" w:cs="Times New Roman"/>
        </w:rPr>
        <w:t>，运动路程为</w:t>
      </w:r>
      <w:r>
        <w:rPr>
          <w:rFonts w:ascii="Times New Roman" w:hAnsi="Times New Roman" w:cs="Times New Roman"/>
        </w:rPr>
        <w:t>204.24m</w:t>
      </w:r>
      <w:r>
        <w:rPr>
          <w:rFonts w:ascii="Times New Roman" w:hAnsi="Times New Roman" w:cs="Times New Roman"/>
        </w:rPr>
        <w:t>。</w:t>
      </w:r>
    </w:p>
    <w:p w:rsidR="003B6EDA" w:rsidRDefault="003E21D5">
      <w:pPr>
        <w:pStyle w:val="40"/>
      </w:pPr>
      <w:r>
        <w:t>（</w:t>
      </w:r>
      <w:r>
        <w:t>2</w:t>
      </w:r>
      <w:r>
        <w:t>）</w:t>
      </w:r>
      <w:r>
        <w:t xml:space="preserve"> </w:t>
      </w:r>
      <w:r>
        <w:t>仿真结果</w:t>
      </w:r>
    </w:p>
    <w:p w:rsidR="003B6EDA" w:rsidRDefault="003E21D5">
      <w:pPr>
        <w:ind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_Ref398731578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(a)</w:t>
      </w:r>
      <w:r>
        <w:rPr>
          <w:rFonts w:ascii="Times New Roman" w:hAnsi="Times New Roman" w:cs="Times New Roman"/>
        </w:rPr>
        <w:t>比较了惯性导航和真实的位置轨迹，图中可见惯性导航位置误差发散严重。</w:t>
      </w:r>
      <w:r>
        <w:rPr>
          <w:rFonts w:ascii="Times New Roman" w:hAnsi="Times New Roman" w:cs="Times New Roman"/>
        </w:rPr>
        <w:fldChar w:fldCharType="begin"/>
      </w:r>
      <w:r>
        <w:rPr>
          <w:rFonts w:ascii="Times New Roman" w:hAnsi="Times New Roman" w:cs="Times New Roman"/>
        </w:rPr>
        <w:instrText xml:space="preserve"> REF _Ref398731578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(b)</w:t>
      </w:r>
      <w:r>
        <w:rPr>
          <w:rFonts w:ascii="Times New Roman" w:hAnsi="Times New Roman" w:cs="Times New Roman"/>
        </w:rPr>
        <w:t>比较了视觉导航、传统组合导航、新组合导航以及真实的位置轨迹，可见视觉导航能够较好跟随真实轨迹，但位置误差积累仍然比较明显，两种组合导航模型位置轨迹均较视觉导航更接近真实轨迹，其中新组合导航模型明显精度高于传统模型。图</w:t>
      </w:r>
      <w:r>
        <w:rPr>
          <w:rFonts w:ascii="Times New Roman" w:hAnsi="Times New Roman" w:cs="Times New Roman"/>
        </w:rPr>
        <w:t>9</w:t>
      </w:r>
      <w:r>
        <w:rPr>
          <w:rFonts w:ascii="Times New Roman" w:hAnsi="Times New Roman" w:cs="Times New Roman"/>
        </w:rPr>
        <w:t>比较了两种组合导航模型的位置误差，新组合导航模型在</w:t>
      </w:r>
      <w:r>
        <w:rPr>
          <w:rFonts w:ascii="Times New Roman" w:hAnsi="Times New Roman" w:cs="Times New Roman"/>
        </w:rPr>
        <w:t>x</w:t>
      </w:r>
      <w:r>
        <w:rPr>
          <w:rFonts w:ascii="Times New Roman" w:hAnsi="Times New Roman" w:cs="Times New Roman"/>
        </w:rPr>
        <w:t>和</w:t>
      </w:r>
      <w:r>
        <w:rPr>
          <w:rFonts w:ascii="Times New Roman" w:hAnsi="Times New Roman" w:cs="Times New Roman"/>
        </w:rPr>
        <w:t>y</w:t>
      </w:r>
      <w:r>
        <w:rPr>
          <w:rFonts w:ascii="Times New Roman" w:hAnsi="Times New Roman" w:cs="Times New Roman"/>
        </w:rPr>
        <w:t>方向上的位置误差估计精度均好于传统方法，尤其是</w:t>
      </w:r>
      <w:r>
        <w:rPr>
          <w:rFonts w:ascii="Times New Roman" w:hAnsi="Times New Roman" w:cs="Times New Roman"/>
        </w:rPr>
        <w:t>x</w:t>
      </w:r>
      <w:r>
        <w:rPr>
          <w:rFonts w:ascii="Times New Roman" w:hAnsi="Times New Roman" w:cs="Times New Roman"/>
        </w:rPr>
        <w:t>方向位置误差始终保持在</w:t>
      </w:r>
      <w:r>
        <w:rPr>
          <w:rFonts w:ascii="Times New Roman" w:hAnsi="Times New Roman" w:cs="Times New Roman"/>
        </w:rPr>
        <w:t>0</w:t>
      </w:r>
      <w:r>
        <w:rPr>
          <w:rFonts w:ascii="Times New Roman" w:hAnsi="Times New Roman" w:cs="Times New Roman"/>
        </w:rPr>
        <w:t>附近。图</w:t>
      </w:r>
      <w:r>
        <w:rPr>
          <w:rFonts w:ascii="Times New Roman" w:hAnsi="Times New Roman" w:cs="Times New Roman"/>
        </w:rPr>
        <w:t>9</w:t>
      </w:r>
      <w:r>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3B6EDA" w:rsidRDefault="003E21D5">
      <w:pPr>
        <w:pStyle w:val="af5"/>
        <w:adjustRightInd/>
        <w:snapToGrid/>
      </w:pPr>
      <w:r>
        <w:pict>
          <v:shape id="图片 14" o:spid="_x0000_i1222" type="#_x0000_t75" style="width:198.65pt;height:182pt">
            <v:imagedata r:id="rId146" o:title=""/>
          </v:shape>
        </w:pict>
      </w:r>
      <w:r>
        <w:pict>
          <v:shape id="图片 13" o:spid="_x0000_i1223" type="#_x0000_t75" style="width:198.65pt;height:182pt">
            <v:imagedata r:id="rId147" o:title=""/>
          </v:shape>
        </w:pict>
      </w:r>
    </w:p>
    <w:p w:rsidR="003B6EDA" w:rsidRDefault="003E21D5">
      <w:pPr>
        <w:ind w:firstLineChars="690" w:firstLine="1449"/>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）惯性导航位置轨迹</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b</w:t>
      </w:r>
      <w:r>
        <w:rPr>
          <w:rFonts w:ascii="Times New Roman" w:hAnsi="Times New Roman" w:cs="Times New Roman"/>
        </w:rPr>
        <w:t>）视觉与组合导航位置轨迹</w:t>
      </w:r>
    </w:p>
    <w:p w:rsidR="003B6EDA" w:rsidRDefault="003E21D5">
      <w:pPr>
        <w:pStyle w:val="a3"/>
        <w:snapToGrid w:val="0"/>
      </w:pPr>
      <w:bookmarkStart w:id="72" w:name="_Ref398731578"/>
      <w:bookmarkStart w:id="73" w:name="_Ref398731575"/>
      <w:bookmarkStart w:id="74" w:name="OLE_LINK1"/>
      <w:bookmarkStart w:id="75" w:name="OLE_LINK2"/>
      <w:r>
        <w:t>图</w:t>
      </w:r>
      <w:r>
        <w:fldChar w:fldCharType="begin"/>
      </w:r>
      <w:r>
        <w:instrText xml:space="preserve"> SEQ </w:instrText>
      </w:r>
      <w:r>
        <w:instrText>图</w:instrText>
      </w:r>
      <w:r>
        <w:instrText xml:space="preserve"> \* ARABIC </w:instrText>
      </w:r>
      <w:r>
        <w:fldChar w:fldCharType="separate"/>
      </w:r>
      <w:r>
        <w:t>5</w:t>
      </w:r>
      <w:r>
        <w:fldChar w:fldCharType="end"/>
      </w:r>
      <w:bookmarkEnd w:id="72"/>
      <w:r>
        <w:t xml:space="preserve"> </w:t>
      </w:r>
      <w:bookmarkStart w:id="76" w:name="OLE_LINK9"/>
      <w:bookmarkStart w:id="77" w:name="OLE_LINK10"/>
      <w:bookmarkEnd w:id="73"/>
      <w:r>
        <w:t>仿真位置轨迹</w:t>
      </w:r>
      <w:bookmarkEnd w:id="76"/>
      <w:bookmarkEnd w:id="77"/>
    </w:p>
    <w:bookmarkEnd w:id="74"/>
    <w:bookmarkEnd w:id="75"/>
    <w:p w:rsidR="003B6EDA" w:rsidRDefault="003E21D5">
      <w:pPr>
        <w:pStyle w:val="a3"/>
        <w:adjustRightInd w:val="0"/>
        <w:snapToGrid w:val="0"/>
      </w:pPr>
      <w:r>
        <w:t xml:space="preserve">Fig </w:t>
      </w:r>
      <w:fldSimple w:instr=" SEQ Fig \* ARABIC ">
        <w:r>
          <w:t>5</w:t>
        </w:r>
      </w:fldSimple>
      <w:r>
        <w:t xml:space="preserve"> Simulation positions</w:t>
      </w:r>
    </w:p>
    <w:p w:rsidR="003B6EDA" w:rsidRDefault="003E21D5">
      <w:pPr>
        <w:pStyle w:val="af5"/>
        <w:keepNext/>
        <w:adjustRightInd/>
      </w:pPr>
      <w:r>
        <w:lastRenderedPageBreak/>
        <w:tab/>
        <w:t xml:space="preserve"> </w:t>
      </w:r>
      <w:r>
        <w:pict>
          <v:shape id="图片 22" o:spid="_x0000_i1224" type="#_x0000_t75" style="width:210.65pt;height:192.65pt">
            <v:imagedata r:id="rId148" o:title=""/>
          </v:shape>
        </w:pict>
      </w:r>
      <w:r>
        <w:pict>
          <v:shape id="图片 11" o:spid="_x0000_i1225" type="#_x0000_t75" style="width:198.65pt;height:198.65pt">
            <v:imagedata r:id="rId149" o:title=""/>
          </v:shape>
        </w:pict>
      </w:r>
    </w:p>
    <w:p w:rsidR="003B6EDA" w:rsidRDefault="003E21D5">
      <w:pPr>
        <w:pStyle w:val="a3"/>
        <w:snapToGrid w:val="0"/>
        <w:ind w:firstLineChars="1100" w:firstLine="1980"/>
        <w:jc w:val="both"/>
      </w:pPr>
      <w:bookmarkStart w:id="78" w:name="_Ref398904915"/>
      <w:r>
        <w:t xml:space="preserve"> </w:t>
      </w:r>
      <w:r>
        <w:t>图</w:t>
      </w:r>
      <w:r>
        <w:fldChar w:fldCharType="begin"/>
      </w:r>
      <w:r>
        <w:instrText xml:space="preserve"> SEQ </w:instrText>
      </w:r>
      <w:r>
        <w:instrText>图</w:instrText>
      </w:r>
      <w:r>
        <w:instrText xml:space="preserve"> \* ARABIC </w:instrText>
      </w:r>
      <w:r>
        <w:fldChar w:fldCharType="separate"/>
      </w:r>
      <w:r>
        <w:t>6</w:t>
      </w:r>
      <w:r>
        <w:fldChar w:fldCharType="end"/>
      </w:r>
      <w:bookmarkEnd w:id="78"/>
      <w:r>
        <w:t>仿真位置误差</w:t>
      </w:r>
      <w:bookmarkStart w:id="79" w:name="_Ref398904174"/>
      <w:bookmarkStart w:id="80" w:name="_Ref398904166"/>
      <w:r>
        <w:t xml:space="preserve">                  </w:t>
      </w:r>
      <w:r>
        <w:rPr>
          <w:rFonts w:hint="eastAsia"/>
        </w:rPr>
        <w:t xml:space="preserve">    </w:t>
      </w:r>
      <w:r>
        <w:t xml:space="preserve"> </w:t>
      </w:r>
      <w:r>
        <w:rPr>
          <w:rFonts w:hint="eastAsia"/>
        </w:rPr>
        <w:t xml:space="preserve">  </w:t>
      </w:r>
      <w:r>
        <w:t xml:space="preserve">  </w:t>
      </w:r>
      <w:r>
        <w:t>图</w:t>
      </w:r>
      <w:r>
        <w:fldChar w:fldCharType="begin"/>
      </w:r>
      <w:r>
        <w:instrText xml:space="preserve"> SEQ </w:instrText>
      </w:r>
      <w:r>
        <w:instrText>图</w:instrText>
      </w:r>
      <w:r>
        <w:instrText xml:space="preserve"> \* ARABIC </w:instrText>
      </w:r>
      <w:r>
        <w:fldChar w:fldCharType="separate"/>
      </w:r>
      <w:r>
        <w:t>7</w:t>
      </w:r>
      <w:r>
        <w:fldChar w:fldCharType="end"/>
      </w:r>
      <w:bookmarkEnd w:id="79"/>
      <w:r>
        <w:t xml:space="preserve"> </w:t>
      </w:r>
      <w:bookmarkStart w:id="81" w:name="OLE_LINK7"/>
      <w:bookmarkStart w:id="82" w:name="OLE_LINK8"/>
      <w:r>
        <w:t>仿真姿态误差</w:t>
      </w:r>
      <w:bookmarkEnd w:id="80"/>
      <w:bookmarkEnd w:id="81"/>
      <w:bookmarkEnd w:id="82"/>
    </w:p>
    <w:p w:rsidR="003B6EDA" w:rsidRDefault="003E21D5">
      <w:pPr>
        <w:pStyle w:val="a3"/>
        <w:ind w:firstLineChars="900" w:firstLine="1620"/>
        <w:jc w:val="both"/>
      </w:pPr>
      <w:r>
        <w:t xml:space="preserve">Fig </w:t>
      </w:r>
      <w:fldSimple w:instr=" SEQ Fig \* ARABIC ">
        <w:r>
          <w:t>6</w:t>
        </w:r>
      </w:fldSimple>
      <w:r>
        <w:t xml:space="preserve"> Simulation position errors             </w:t>
      </w:r>
      <w:r>
        <w:rPr>
          <w:rFonts w:hint="eastAsia"/>
        </w:rPr>
        <w:t xml:space="preserve">     </w:t>
      </w:r>
      <w:r>
        <w:t xml:space="preserve">Fig </w:t>
      </w:r>
      <w:fldSimple w:instr=" SEQ Fig \* ARABIC ">
        <w:r>
          <w:t>7</w:t>
        </w:r>
      </w:fldSimple>
      <w:r>
        <w:t xml:space="preserve"> Simulation </w:t>
      </w:r>
      <w:proofErr w:type="spellStart"/>
      <w:r>
        <w:t>atttiude</w:t>
      </w:r>
      <w:proofErr w:type="spellEnd"/>
      <w:r>
        <w:t xml:space="preserve"> errors</w:t>
      </w:r>
    </w:p>
    <w:p w:rsidR="003B6EDA" w:rsidRDefault="003E21D5">
      <w:pPr>
        <w:ind w:firstLine="420"/>
        <w:rPr>
          <w:rFonts w:ascii="Times New Roman" w:hAnsi="Times New Roman" w:cs="Times New Roman"/>
        </w:rPr>
      </w:pPr>
      <w:r>
        <w:rPr>
          <w:rFonts w:ascii="Times New Roman" w:hAnsi="Times New Roman" w:cs="Times New Roman"/>
        </w:rPr>
        <w:t>表</w:t>
      </w:r>
      <w:r>
        <w:rPr>
          <w:rFonts w:ascii="Times New Roman" w:hAnsi="Times New Roman" w:cs="Times New Roman"/>
        </w:rPr>
        <w:t>2</w:t>
      </w:r>
      <w:r>
        <w:rPr>
          <w:rFonts w:ascii="Times New Roman" w:hAnsi="Times New Roman" w:cs="Times New Roman"/>
        </w:rPr>
        <w:t>给出了月面仿真实验中各导航方法的终点位置和姿态误差，两种组合导航模型的位置和姿态精度均优于惯性导航与视觉导航。新组合导航模型终点位置误差为</w:t>
      </w:r>
      <w:r>
        <w:rPr>
          <w:rFonts w:ascii="Times New Roman" w:hAnsi="Times New Roman" w:cs="Times New Roman"/>
        </w:rPr>
        <w:t>0.159m</w:t>
      </w:r>
      <w:r>
        <w:rPr>
          <w:rFonts w:ascii="Times New Roman" w:hAnsi="Times New Roman" w:cs="Times New Roman"/>
        </w:rPr>
        <w:t>，相对路程</w:t>
      </w:r>
      <w:r>
        <w:rPr>
          <w:rFonts w:ascii="Times New Roman" w:hAnsi="Times New Roman" w:cs="Times New Roman"/>
        </w:rPr>
        <w:t>204.24m</w:t>
      </w:r>
      <w:r>
        <w:rPr>
          <w:rFonts w:ascii="Times New Roman" w:hAnsi="Times New Roman" w:cs="Times New Roman"/>
        </w:rPr>
        <w:t>的百分比为</w:t>
      </w:r>
      <w:r>
        <w:rPr>
          <w:rFonts w:ascii="Times New Roman" w:hAnsi="Times New Roman" w:cs="Times New Roman"/>
        </w:rPr>
        <w:t>0.079%</w:t>
      </w:r>
      <w:r>
        <w:rPr>
          <w:rFonts w:ascii="Times New Roman" w:hAnsi="Times New Roman" w:cs="Times New Roman"/>
        </w:rPr>
        <w:t>，与传统组合导航方法的</w:t>
      </w:r>
      <w:r>
        <w:rPr>
          <w:rFonts w:ascii="Times New Roman" w:hAnsi="Times New Roman" w:cs="Times New Roman"/>
        </w:rPr>
        <w:t>0.611%</w:t>
      </w:r>
      <w:r>
        <w:rPr>
          <w:rFonts w:ascii="Times New Roman" w:hAnsi="Times New Roman" w:cs="Times New Roman"/>
        </w:rPr>
        <w:t>相比减小了</w:t>
      </w:r>
      <w:r>
        <w:rPr>
          <w:rFonts w:ascii="Times New Roman" w:hAnsi="Times New Roman" w:cs="Times New Roman"/>
        </w:rPr>
        <w:t>87.07%</w:t>
      </w:r>
      <w:r>
        <w:rPr>
          <w:rFonts w:ascii="Times New Roman" w:hAnsi="Times New Roman" w:cs="Times New Roman"/>
        </w:rPr>
        <w:t>。两种组合导航模型的俯仰误差与横滚误差均较小，新模型的航向角误差为</w:t>
      </w:r>
      <w:r>
        <w:rPr>
          <w:rFonts w:ascii="Times New Roman" w:hAnsi="Times New Roman" w:cs="Times New Roman"/>
        </w:rPr>
        <w:t>-0.221°</w:t>
      </w:r>
      <w:r>
        <w:rPr>
          <w:rFonts w:ascii="Times New Roman" w:hAnsi="Times New Roman" w:cs="Times New Roman"/>
        </w:rPr>
        <w:t>，其绝对值相比传统方法的</w:t>
      </w:r>
      <w:r>
        <w:rPr>
          <w:rFonts w:ascii="Times New Roman" w:hAnsi="Times New Roman" w:cs="Times New Roman"/>
        </w:rPr>
        <w:t>0.532°</w:t>
      </w:r>
      <w:r>
        <w:rPr>
          <w:rFonts w:ascii="Times New Roman" w:hAnsi="Times New Roman" w:cs="Times New Roman"/>
        </w:rPr>
        <w:t>减小了</w:t>
      </w:r>
      <w:r>
        <w:rPr>
          <w:rFonts w:ascii="Times New Roman" w:hAnsi="Times New Roman" w:cs="Times New Roman"/>
        </w:rPr>
        <w:t>58.46%</w:t>
      </w:r>
      <w:r>
        <w:rPr>
          <w:rFonts w:ascii="Times New Roman" w:hAnsi="Times New Roman" w:cs="Times New Roman"/>
        </w:rPr>
        <w:t>。</w:t>
      </w:r>
    </w:p>
    <w:p w:rsidR="003B6EDA" w:rsidRDefault="003E21D5">
      <w:pPr>
        <w:pStyle w:val="a3"/>
        <w:rPr>
          <w:rFonts w:ascii="黑体" w:eastAsia="黑体" w:hAnsi="黑体"/>
        </w:rPr>
      </w:pPr>
      <w:r>
        <w:rPr>
          <w:rFonts w:ascii="黑体" w:eastAsia="黑体" w:hAnsi="黑体"/>
        </w:rPr>
        <w:t>表 2 仿真实验终点位置和姿态误差</w:t>
      </w:r>
    </w:p>
    <w:p w:rsidR="003B6EDA" w:rsidRDefault="003E21D5">
      <w:pPr>
        <w:jc w:val="center"/>
        <w:rPr>
          <w:rFonts w:ascii="Times New Roman" w:hAnsi="Times New Roman" w:cs="Times New Roman"/>
          <w:sz w:val="18"/>
          <w:szCs w:val="18"/>
        </w:rPr>
      </w:pPr>
      <w:r>
        <w:rPr>
          <w:rFonts w:ascii="Times New Roman" w:eastAsia="Times New Roman" w:hAnsi="Times New Roman" w:cs="Times New Roman"/>
          <w:sz w:val="18"/>
          <w:szCs w:val="18"/>
        </w:rPr>
        <w:t xml:space="preserve">Table </w:t>
      </w:r>
      <w:r>
        <w:rPr>
          <w:rFonts w:ascii="Times New Roman" w:hAnsi="Times New Roman" w:cs="Times New Roman"/>
          <w:sz w:val="18"/>
          <w:szCs w:val="18"/>
        </w:rPr>
        <w:t xml:space="preserve">2. </w:t>
      </w:r>
      <w:r>
        <w:rPr>
          <w:rFonts w:ascii="Times New Roman" w:eastAsia="华文楷体" w:hAnsi="Times New Roman" w:cs="Times New Roman"/>
          <w:sz w:val="18"/>
          <w:szCs w:val="18"/>
        </w:rPr>
        <w:t>Simulation final position and attitude errors</w:t>
      </w:r>
    </w:p>
    <w:tbl>
      <w:tblPr>
        <w:tblW w:w="7900" w:type="dxa"/>
        <w:jc w:val="center"/>
        <w:tblBorders>
          <w:top w:val="single" w:sz="4" w:space="0" w:color="auto"/>
        </w:tblBorders>
        <w:tblLayout w:type="fixed"/>
        <w:tblLook w:val="04A0" w:firstRow="1" w:lastRow="0" w:firstColumn="1" w:lastColumn="0" w:noHBand="0" w:noVBand="1"/>
      </w:tblPr>
      <w:tblGrid>
        <w:gridCol w:w="1542"/>
        <w:gridCol w:w="1105"/>
        <w:gridCol w:w="1511"/>
        <w:gridCol w:w="1247"/>
        <w:gridCol w:w="1247"/>
        <w:gridCol w:w="1248"/>
      </w:tblGrid>
      <w:tr w:rsidR="003B6EDA">
        <w:tblPrEx>
          <w:tblCellMar>
            <w:top w:w="0" w:type="dxa"/>
            <w:bottom w:w="0" w:type="dxa"/>
          </w:tblCellMar>
        </w:tblPrEx>
        <w:trPr>
          <w:cantSplit/>
          <w:trHeight w:val="351"/>
          <w:jc w:val="center"/>
        </w:trPr>
        <w:tc>
          <w:tcPr>
            <w:tcW w:w="1542" w:type="dxa"/>
            <w:vMerge w:val="restart"/>
            <w:tcBorders>
              <w:top w:val="single" w:sz="12" w:space="0" w:color="auto"/>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导航方法</w:t>
            </w:r>
          </w:p>
        </w:tc>
        <w:tc>
          <w:tcPr>
            <w:tcW w:w="2616" w:type="dxa"/>
            <w:gridSpan w:val="2"/>
            <w:tcBorders>
              <w:top w:val="single" w:sz="12" w:space="0" w:color="auto"/>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终点姿态误差</w:t>
            </w:r>
            <w:r>
              <w:rPr>
                <w:rFonts w:ascii="Times New Roman" w:hAnsi="Times New Roman" w:cs="Times New Roman"/>
                <w:sz w:val="18"/>
                <w:szCs w:val="18"/>
              </w:rPr>
              <w:t>(</w:t>
            </w:r>
            <w:r>
              <w:rPr>
                <w:rFonts w:ascii="Times New Roman" w:hAnsi="Times New Roman" w:cs="Times New Roman"/>
                <w:kern w:val="0"/>
                <w:sz w:val="18"/>
                <w:szCs w:val="18"/>
              </w:rPr>
              <w:t>°</w:t>
            </w:r>
            <w:r>
              <w:rPr>
                <w:rFonts w:ascii="Times New Roman" w:hAnsi="Times New Roman" w:cs="Times New Roman"/>
                <w:sz w:val="18"/>
                <w:szCs w:val="18"/>
              </w:rPr>
              <w:t>)</w:t>
            </w:r>
          </w:p>
        </w:tc>
      </w:tr>
      <w:tr w:rsidR="003B6EDA">
        <w:tblPrEx>
          <w:tblCellMar>
            <w:top w:w="0" w:type="dxa"/>
            <w:bottom w:w="0" w:type="dxa"/>
          </w:tblCellMar>
        </w:tblPrEx>
        <w:trPr>
          <w:cantSplit/>
          <w:jc w:val="center"/>
        </w:trPr>
        <w:tc>
          <w:tcPr>
            <w:tcW w:w="1542" w:type="dxa"/>
            <w:vMerge/>
            <w:tcBorders>
              <w:bottom w:val="single" w:sz="4" w:space="0" w:color="auto"/>
            </w:tcBorders>
            <w:vAlign w:val="center"/>
          </w:tcPr>
          <w:p w:rsidR="003B6EDA" w:rsidRDefault="003B6EDA">
            <w:pPr>
              <w:spacing w:line="300" w:lineRule="auto"/>
              <w:jc w:val="center"/>
              <w:rPr>
                <w:rFonts w:ascii="Times New Roman" w:hAnsi="Times New Roman" w:cs="Times New Roman"/>
                <w:position w:val="-6"/>
                <w:sz w:val="18"/>
                <w:szCs w:val="18"/>
              </w:rPr>
            </w:pPr>
          </w:p>
        </w:tc>
        <w:tc>
          <w:tcPr>
            <w:tcW w:w="1105" w:type="dxa"/>
            <w:tcBorders>
              <w:top w:val="single" w:sz="4" w:space="0" w:color="auto"/>
              <w:bottom w:val="single" w:sz="4" w:space="0" w:color="auto"/>
            </w:tcBorders>
            <w:vAlign w:val="center"/>
          </w:tcPr>
          <w:p w:rsidR="003B6EDA" w:rsidRDefault="003E21D5">
            <w:pPr>
              <w:spacing w:line="240" w:lineRule="exact"/>
              <w:jc w:val="center"/>
              <w:rPr>
                <w:rFonts w:ascii="Times New Roman" w:hAnsi="Times New Roman" w:cs="Times New Roman"/>
                <w:sz w:val="18"/>
                <w:szCs w:val="18"/>
              </w:rPr>
            </w:pPr>
            <w:r>
              <w:rPr>
                <w:rFonts w:ascii="Times New Roman" w:hAnsi="Times New Roman" w:cs="Times New Roman"/>
                <w:sz w:val="18"/>
                <w:szCs w:val="18"/>
              </w:rPr>
              <w:t>误差绝对值</w:t>
            </w:r>
            <w:r>
              <w:rPr>
                <w:rFonts w:ascii="Times New Roman" w:hAnsi="Times New Roman" w:cs="Times New Roman"/>
                <w:sz w:val="18"/>
                <w:szCs w:val="18"/>
              </w:rPr>
              <w:t>(m)</w:t>
            </w:r>
          </w:p>
        </w:tc>
        <w:tc>
          <w:tcPr>
            <w:tcW w:w="1511" w:type="dxa"/>
            <w:tcBorders>
              <w:top w:val="single" w:sz="4" w:space="0" w:color="auto"/>
              <w:bottom w:val="single" w:sz="4" w:space="0" w:color="auto"/>
            </w:tcBorders>
            <w:vAlign w:val="center"/>
          </w:tcPr>
          <w:p w:rsidR="003B6EDA" w:rsidRDefault="003E21D5">
            <w:pPr>
              <w:spacing w:line="240" w:lineRule="exact"/>
              <w:jc w:val="center"/>
              <w:rPr>
                <w:rFonts w:ascii="Times New Roman" w:hAnsi="Times New Roman" w:cs="Times New Roman"/>
                <w:sz w:val="18"/>
                <w:szCs w:val="18"/>
              </w:rPr>
            </w:pPr>
            <w:r>
              <w:rPr>
                <w:rFonts w:ascii="Times New Roman" w:hAnsi="Times New Roman" w:cs="Times New Roman"/>
                <w:sz w:val="18"/>
                <w:szCs w:val="18"/>
              </w:rPr>
              <w:t>百分比</w:t>
            </w:r>
            <w:r>
              <w:rPr>
                <w:rFonts w:ascii="Times New Roman" w:hAnsi="Times New Roman" w:cs="Times New Roman"/>
                <w:sz w:val="18"/>
                <w:szCs w:val="18"/>
              </w:rPr>
              <w:t>(%)</w:t>
            </w:r>
          </w:p>
        </w:tc>
        <w:tc>
          <w:tcPr>
            <w:tcW w:w="1247" w:type="dxa"/>
            <w:tcBorders>
              <w:top w:val="single" w:sz="4" w:space="0" w:color="auto"/>
              <w:bottom w:val="single" w:sz="4" w:space="0" w:color="auto"/>
            </w:tcBorders>
            <w:vAlign w:val="center"/>
          </w:tcPr>
          <w:p w:rsidR="003B6EDA" w:rsidRDefault="003E21D5">
            <w:pPr>
              <w:spacing w:line="240" w:lineRule="exact"/>
              <w:jc w:val="center"/>
              <w:rPr>
                <w:rFonts w:ascii="Times New Roman" w:hAnsi="Times New Roman" w:cs="Times New Roman"/>
                <w:sz w:val="18"/>
                <w:szCs w:val="18"/>
              </w:rPr>
            </w:pPr>
            <w:r>
              <w:rPr>
                <w:rFonts w:ascii="Times New Roman" w:hAnsi="Times New Roman" w:cs="Times New Roman"/>
                <w:sz w:val="18"/>
                <w:szCs w:val="18"/>
              </w:rPr>
              <w:t>俯仰</w:t>
            </w:r>
          </w:p>
        </w:tc>
        <w:tc>
          <w:tcPr>
            <w:tcW w:w="1247" w:type="dxa"/>
            <w:tcBorders>
              <w:top w:val="single" w:sz="4" w:space="0" w:color="auto"/>
              <w:bottom w:val="single" w:sz="4" w:space="0" w:color="auto"/>
            </w:tcBorders>
            <w:vAlign w:val="center"/>
          </w:tcPr>
          <w:p w:rsidR="003B6EDA" w:rsidRDefault="003E21D5">
            <w:pPr>
              <w:spacing w:line="240" w:lineRule="exact"/>
              <w:jc w:val="center"/>
              <w:rPr>
                <w:rFonts w:ascii="Times New Roman" w:hAnsi="Times New Roman" w:cs="Times New Roman"/>
                <w:sz w:val="18"/>
                <w:szCs w:val="18"/>
              </w:rPr>
            </w:pPr>
            <w:r>
              <w:rPr>
                <w:rFonts w:ascii="Times New Roman" w:hAnsi="Times New Roman" w:cs="Times New Roman"/>
                <w:sz w:val="18"/>
                <w:szCs w:val="18"/>
              </w:rPr>
              <w:t>横滚</w:t>
            </w:r>
          </w:p>
        </w:tc>
        <w:tc>
          <w:tcPr>
            <w:tcW w:w="1248" w:type="dxa"/>
            <w:tcBorders>
              <w:top w:val="single" w:sz="4" w:space="0" w:color="auto"/>
              <w:bottom w:val="single" w:sz="4" w:space="0" w:color="auto"/>
            </w:tcBorders>
            <w:vAlign w:val="center"/>
          </w:tcPr>
          <w:p w:rsidR="003B6EDA" w:rsidRDefault="003E21D5">
            <w:pPr>
              <w:spacing w:line="240" w:lineRule="exact"/>
              <w:jc w:val="center"/>
              <w:rPr>
                <w:rFonts w:ascii="Times New Roman" w:hAnsi="Times New Roman" w:cs="Times New Roman"/>
                <w:sz w:val="18"/>
                <w:szCs w:val="18"/>
              </w:rPr>
            </w:pPr>
            <w:r>
              <w:rPr>
                <w:rFonts w:ascii="Times New Roman" w:hAnsi="Times New Roman" w:cs="Times New Roman"/>
                <w:sz w:val="18"/>
                <w:szCs w:val="18"/>
              </w:rPr>
              <w:t>航向</w:t>
            </w:r>
          </w:p>
        </w:tc>
      </w:tr>
      <w:tr w:rsidR="003B6EDA">
        <w:tblPrEx>
          <w:tblCellMar>
            <w:top w:w="0" w:type="dxa"/>
            <w:bottom w:w="0" w:type="dxa"/>
          </w:tblCellMar>
        </w:tblPrEx>
        <w:trPr>
          <w:cantSplit/>
          <w:jc w:val="center"/>
        </w:trPr>
        <w:tc>
          <w:tcPr>
            <w:tcW w:w="1542" w:type="dxa"/>
            <w:tcBorders>
              <w:top w:val="single" w:sz="4" w:space="0" w:color="auto"/>
              <w:bottom w:val="nil"/>
            </w:tcBorders>
            <w:vAlign w:val="center"/>
          </w:tcPr>
          <w:p w:rsidR="003B6EDA" w:rsidRDefault="003E21D5">
            <w:pPr>
              <w:jc w:val="center"/>
              <w:rPr>
                <w:rFonts w:ascii="Times New Roman" w:hAnsi="Times New Roman" w:cs="Times New Roman"/>
                <w:sz w:val="18"/>
                <w:szCs w:val="18"/>
              </w:rPr>
            </w:pPr>
            <w:r>
              <w:rPr>
                <w:rFonts w:ascii="Times New Roman" w:hAnsi="Times New Roman" w:cs="Times New Roman"/>
                <w:sz w:val="18"/>
                <w:szCs w:val="18"/>
              </w:rPr>
              <w:t>INS</w:t>
            </w:r>
          </w:p>
        </w:tc>
        <w:tc>
          <w:tcPr>
            <w:tcW w:w="1105" w:type="dxa"/>
            <w:tcBorders>
              <w:top w:val="single" w:sz="4" w:space="0" w:color="auto"/>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21386</w:t>
            </w:r>
          </w:p>
        </w:tc>
        <w:tc>
          <w:tcPr>
            <w:tcW w:w="1511" w:type="dxa"/>
            <w:tcBorders>
              <w:top w:val="single" w:sz="4" w:space="0" w:color="auto"/>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10475</w:t>
            </w:r>
          </w:p>
        </w:tc>
        <w:tc>
          <w:tcPr>
            <w:tcW w:w="1247" w:type="dxa"/>
            <w:tcBorders>
              <w:top w:val="single" w:sz="4" w:space="0" w:color="auto"/>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0.609</w:t>
            </w:r>
          </w:p>
        </w:tc>
        <w:tc>
          <w:tcPr>
            <w:tcW w:w="1247" w:type="dxa"/>
            <w:tcBorders>
              <w:top w:val="single" w:sz="4" w:space="0" w:color="auto"/>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0.596</w:t>
            </w:r>
          </w:p>
        </w:tc>
        <w:tc>
          <w:tcPr>
            <w:tcW w:w="1248" w:type="dxa"/>
            <w:tcBorders>
              <w:top w:val="single" w:sz="4" w:space="0" w:color="auto"/>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1.876</w:t>
            </w:r>
          </w:p>
        </w:tc>
      </w:tr>
      <w:tr w:rsidR="003B6EDA">
        <w:tblPrEx>
          <w:tblCellMar>
            <w:top w:w="0" w:type="dxa"/>
            <w:bottom w:w="0" w:type="dxa"/>
          </w:tblCellMar>
        </w:tblPrEx>
        <w:trPr>
          <w:cantSplit/>
          <w:jc w:val="center"/>
        </w:trPr>
        <w:tc>
          <w:tcPr>
            <w:tcW w:w="1542" w:type="dxa"/>
            <w:tcBorders>
              <w:top w:val="nil"/>
              <w:bottom w:val="nil"/>
            </w:tcBorders>
            <w:vAlign w:val="center"/>
          </w:tcPr>
          <w:p w:rsidR="003B6EDA" w:rsidRDefault="003E21D5">
            <w:pPr>
              <w:jc w:val="center"/>
              <w:rPr>
                <w:rFonts w:ascii="Times New Roman" w:hAnsi="Times New Roman" w:cs="Times New Roman"/>
                <w:sz w:val="18"/>
                <w:szCs w:val="18"/>
              </w:rPr>
            </w:pPr>
            <w:r>
              <w:rPr>
                <w:rFonts w:ascii="Times New Roman" w:hAnsi="Times New Roman" w:cs="Times New Roman"/>
                <w:sz w:val="18"/>
                <w:szCs w:val="18"/>
              </w:rPr>
              <w:t>VNS</w:t>
            </w:r>
          </w:p>
        </w:tc>
        <w:tc>
          <w:tcPr>
            <w:tcW w:w="1105"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4.086</w:t>
            </w:r>
          </w:p>
        </w:tc>
        <w:tc>
          <w:tcPr>
            <w:tcW w:w="1511"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2.00</w:t>
            </w:r>
          </w:p>
        </w:tc>
        <w:tc>
          <w:tcPr>
            <w:tcW w:w="1247"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1.050</w:t>
            </w:r>
          </w:p>
        </w:tc>
        <w:tc>
          <w:tcPr>
            <w:tcW w:w="1247"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-0.098</w:t>
            </w:r>
          </w:p>
        </w:tc>
        <w:tc>
          <w:tcPr>
            <w:tcW w:w="1248"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-6.262</w:t>
            </w:r>
          </w:p>
        </w:tc>
      </w:tr>
      <w:tr w:rsidR="003B6EDA">
        <w:tblPrEx>
          <w:tblCellMar>
            <w:top w:w="0" w:type="dxa"/>
            <w:bottom w:w="0" w:type="dxa"/>
          </w:tblCellMar>
        </w:tblPrEx>
        <w:trPr>
          <w:cantSplit/>
          <w:jc w:val="center"/>
        </w:trPr>
        <w:tc>
          <w:tcPr>
            <w:tcW w:w="1542" w:type="dxa"/>
            <w:tcBorders>
              <w:top w:val="nil"/>
              <w:bottom w:val="nil"/>
            </w:tcBorders>
            <w:vAlign w:val="center"/>
          </w:tcPr>
          <w:p w:rsidR="003B6EDA" w:rsidRDefault="003E21D5">
            <w:pPr>
              <w:jc w:val="center"/>
              <w:rPr>
                <w:rFonts w:ascii="Times New Roman" w:hAnsi="Times New Roman" w:cs="Times New Roman"/>
                <w:sz w:val="18"/>
                <w:szCs w:val="18"/>
              </w:rPr>
            </w:pPr>
            <w:r>
              <w:rPr>
                <w:rFonts w:ascii="Times New Roman" w:hAnsi="Times New Roman" w:cs="Times New Roman"/>
                <w:sz w:val="18"/>
                <w:szCs w:val="18"/>
              </w:rPr>
              <w:t>传统组合</w:t>
            </w:r>
          </w:p>
        </w:tc>
        <w:tc>
          <w:tcPr>
            <w:tcW w:w="1105"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1.238</w:t>
            </w:r>
          </w:p>
        </w:tc>
        <w:tc>
          <w:tcPr>
            <w:tcW w:w="1511"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0.611</w:t>
            </w:r>
          </w:p>
        </w:tc>
        <w:tc>
          <w:tcPr>
            <w:tcW w:w="1247"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-0.008</w:t>
            </w:r>
          </w:p>
        </w:tc>
        <w:tc>
          <w:tcPr>
            <w:tcW w:w="1247"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0.000</w:t>
            </w:r>
          </w:p>
        </w:tc>
        <w:tc>
          <w:tcPr>
            <w:tcW w:w="1248" w:type="dxa"/>
            <w:tcBorders>
              <w:top w:val="nil"/>
              <w:bottom w:val="nil"/>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0.532</w:t>
            </w:r>
          </w:p>
        </w:tc>
      </w:tr>
      <w:tr w:rsidR="003B6EDA">
        <w:tblPrEx>
          <w:tblCellMar>
            <w:top w:w="0" w:type="dxa"/>
            <w:bottom w:w="0" w:type="dxa"/>
          </w:tblCellMar>
        </w:tblPrEx>
        <w:trPr>
          <w:cantSplit/>
          <w:jc w:val="center"/>
        </w:trPr>
        <w:tc>
          <w:tcPr>
            <w:tcW w:w="1542" w:type="dxa"/>
            <w:tcBorders>
              <w:top w:val="nil"/>
              <w:bottom w:val="single" w:sz="12" w:space="0" w:color="auto"/>
            </w:tcBorders>
            <w:vAlign w:val="center"/>
          </w:tcPr>
          <w:p w:rsidR="003B6EDA" w:rsidRDefault="003E21D5">
            <w:pPr>
              <w:jc w:val="center"/>
              <w:rPr>
                <w:rFonts w:ascii="Times New Roman" w:hAnsi="Times New Roman" w:cs="Times New Roman"/>
                <w:sz w:val="18"/>
                <w:szCs w:val="18"/>
              </w:rPr>
            </w:pPr>
            <w:r>
              <w:rPr>
                <w:rFonts w:ascii="Times New Roman" w:hAnsi="Times New Roman" w:cs="Times New Roman"/>
                <w:sz w:val="18"/>
                <w:szCs w:val="18"/>
              </w:rPr>
              <w:t>新组合</w:t>
            </w:r>
          </w:p>
        </w:tc>
        <w:tc>
          <w:tcPr>
            <w:tcW w:w="1105" w:type="dxa"/>
            <w:tcBorders>
              <w:top w:val="nil"/>
              <w:bottom w:val="single" w:sz="12" w:space="0" w:color="auto"/>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0.159</w:t>
            </w:r>
          </w:p>
        </w:tc>
        <w:tc>
          <w:tcPr>
            <w:tcW w:w="1511" w:type="dxa"/>
            <w:tcBorders>
              <w:top w:val="nil"/>
              <w:bottom w:val="single" w:sz="12" w:space="0" w:color="auto"/>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0.079</w:t>
            </w:r>
          </w:p>
        </w:tc>
        <w:tc>
          <w:tcPr>
            <w:tcW w:w="1247" w:type="dxa"/>
            <w:tcBorders>
              <w:top w:val="nil"/>
              <w:bottom w:val="single" w:sz="12" w:space="0" w:color="auto"/>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0.008</w:t>
            </w:r>
          </w:p>
        </w:tc>
        <w:tc>
          <w:tcPr>
            <w:tcW w:w="1247" w:type="dxa"/>
            <w:tcBorders>
              <w:top w:val="nil"/>
              <w:bottom w:val="single" w:sz="12" w:space="0" w:color="auto"/>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0.007</w:t>
            </w:r>
          </w:p>
        </w:tc>
        <w:tc>
          <w:tcPr>
            <w:tcW w:w="1248" w:type="dxa"/>
            <w:tcBorders>
              <w:top w:val="nil"/>
              <w:bottom w:val="single" w:sz="12" w:space="0" w:color="auto"/>
            </w:tcBorders>
            <w:vAlign w:val="center"/>
          </w:tcPr>
          <w:p w:rsidR="003B6EDA" w:rsidRDefault="003E21D5">
            <w:pPr>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-0.221</w:t>
            </w:r>
          </w:p>
        </w:tc>
      </w:tr>
    </w:tbl>
    <w:p w:rsidR="003B6EDA" w:rsidRDefault="003E21D5">
      <w:pPr>
        <w:pStyle w:val="3"/>
        <w:spacing w:before="163" w:after="163"/>
      </w:pPr>
      <w:r>
        <w:t xml:space="preserve">5.2 </w:t>
      </w:r>
      <w:r>
        <w:t>地面实验</w:t>
      </w:r>
    </w:p>
    <w:p w:rsidR="003B6EDA" w:rsidRDefault="003E21D5">
      <w:pPr>
        <w:pStyle w:val="40"/>
      </w:pPr>
      <w:r>
        <w:t>（</w:t>
      </w:r>
      <w:r>
        <w:t>1</w:t>
      </w:r>
      <w:r>
        <w:t>）</w:t>
      </w:r>
      <w:r>
        <w:t xml:space="preserve"> </w:t>
      </w:r>
      <w:r>
        <w:t>实验条件</w:t>
      </w:r>
    </w:p>
    <w:p w:rsidR="003B6EDA" w:rsidRDefault="003E21D5">
      <w:pPr>
        <w:ind w:firstLine="420"/>
        <w:rPr>
          <w:rFonts w:ascii="Times New Roman" w:hAnsi="Times New Roman" w:cs="Times New Roman"/>
        </w:rPr>
      </w:pPr>
      <w:r>
        <w:rPr>
          <w:rFonts w:ascii="Times New Roman" w:hAnsi="Times New Roman" w:cs="Times New Roman"/>
        </w:rPr>
        <w:t>本文的地面实验采用</w:t>
      </w:r>
      <w:r>
        <w:rPr>
          <w:rFonts w:ascii="Times New Roman" w:hAnsi="Times New Roman" w:cs="Times New Roman"/>
        </w:rPr>
        <w:t>KITTI Vision</w:t>
      </w:r>
      <w:r>
        <w:rPr>
          <w:rFonts w:ascii="Times New Roman" w:hAnsi="Times New Roman" w:cs="Times New Roman"/>
        </w:rPr>
        <w:fldChar w:fldCharType="begin"/>
      </w:r>
      <w:r>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w:instrText>
      </w:r>
      <w:r>
        <w:rPr>
          <w:rFonts w:ascii="Times New Roman" w:hAnsi="Times New Roman" w:cs="Times New Roman" w:hint="eastAsia"/>
        </w:rPr>
        <w:instrText>&gt;&lt;remote-database-provider&gt;</w:instrText>
      </w:r>
      <w:r>
        <w:rPr>
          <w:rFonts w:ascii="Times New Roman" w:hAnsi="Times New Roman" w:cs="Times New Roman" w:hint="eastAsia"/>
        </w:rPr>
        <w:instrText>超星</w:instrText>
      </w:r>
      <w:r>
        <w:rPr>
          <w:rFonts w:ascii="Times New Roman" w:hAnsi="Times New Roman" w:cs="Times New Roman" w:hint="eastAsia"/>
        </w:rPr>
        <w:instrText>&lt;/remote-database-provider&gt;&lt;/record&gt;&lt;/Cite&gt;&lt;/EndNote&gt;</w:instrText>
      </w:r>
      <w:r>
        <w:rPr>
          <w:rFonts w:ascii="Times New Roman" w:hAnsi="Times New Roman" w:cs="Times New Roman"/>
        </w:rPr>
        <w:fldChar w:fldCharType="separate"/>
      </w:r>
      <w:r>
        <w:rPr>
          <w:rFonts w:ascii="Times New Roman" w:hAnsi="Times New Roman" w:cs="Times New Roman"/>
          <w:vertAlign w:val="superscript"/>
        </w:rPr>
        <w:t>[</w:t>
      </w:r>
      <w:hyperlink w:anchor="_ENREF_16" w:tooltip="Geiger, 2013 #48" w:history="1">
        <w:r>
          <w:rPr>
            <w:rFonts w:ascii="Times New Roman" w:hAnsi="Times New Roman" w:cs="Times New Roman"/>
            <w:vertAlign w:val="superscript"/>
          </w:rPr>
          <w:t>16</w:t>
        </w:r>
      </w:hyperlink>
      <w:r>
        <w:rPr>
          <w:rFonts w:ascii="Times New Roman" w:hAnsi="Times New Roman" w:cs="Times New Roman"/>
          <w:vertAlign w:val="superscript"/>
        </w:rPr>
        <w:t>]</w:t>
      </w:r>
      <w:r>
        <w:rPr>
          <w:rFonts w:ascii="Times New Roman" w:hAnsi="Times New Roman" w:cs="Times New Roman"/>
        </w:rPr>
        <w:fldChar w:fldCharType="end"/>
      </w:r>
      <w:r>
        <w:rPr>
          <w:rFonts w:ascii="Times New Roman" w:hAnsi="Times New Roman" w:cs="Times New Roman"/>
        </w:rPr>
        <w:t>的数据集</w:t>
      </w:r>
      <w:r>
        <w:rPr>
          <w:rFonts w:ascii="Times New Roman" w:eastAsia="华文楷体" w:hAnsi="Times New Roman" w:cs="Times New Roman"/>
          <w:i/>
          <w:color w:val="000000"/>
          <w:sz w:val="22"/>
        </w:rPr>
        <w:t>2011_09_30_drive_0028</w:t>
      </w:r>
      <w:r>
        <w:rPr>
          <w:rFonts w:ascii="Times New Roman" w:hAnsi="Times New Roman" w:cs="Times New Roman"/>
        </w:rPr>
        <w:t>。实验中陀螺漂移为</w:t>
      </w:r>
      <w:r>
        <w:rPr>
          <w:rFonts w:ascii="Times New Roman" w:hAnsi="Times New Roman" w:cs="Times New Roman"/>
        </w:rPr>
        <w:t>36</w:t>
      </w:r>
      <w:r>
        <w:rPr>
          <w:rFonts w:ascii="Times New Roman" w:eastAsia="华文楷体" w:hAnsi="Times New Roman" w:cs="Times New Roman"/>
          <w:color w:val="000000"/>
          <w:kern w:val="0"/>
          <w:sz w:val="22"/>
        </w:rPr>
        <w:t>°/h</w:t>
      </w:r>
      <w:r>
        <w:rPr>
          <w:rFonts w:ascii="Times New Roman" w:hAnsi="Times New Roman" w:cs="Times New Roman"/>
        </w:rPr>
        <w:t>，加计漂移为</w:t>
      </w:r>
      <w:r>
        <w:rPr>
          <w:rFonts w:ascii="Times New Roman" w:hAnsi="Times New Roman" w:cs="Times New Roman"/>
        </w:rPr>
        <w:t>1020.4</w:t>
      </w:r>
      <w:r>
        <w:rPr>
          <w:rFonts w:ascii="Times New Roman" w:eastAsia="华文楷体" w:hAnsi="Times New Roman" w:cs="Times New Roman"/>
          <w:color w:val="000000"/>
          <w:sz w:val="22"/>
        </w:rPr>
        <w:t>μg</w:t>
      </w:r>
      <w:r>
        <w:rPr>
          <w:rFonts w:ascii="Times New Roman" w:eastAsia="华文楷体" w:hAnsi="Times New Roman" w:cs="Times New Roman"/>
          <w:color w:val="000000"/>
          <w:sz w:val="22"/>
        </w:rPr>
        <w:t>，</w:t>
      </w:r>
      <w:r>
        <w:rPr>
          <w:rFonts w:ascii="Times New Roman" w:eastAsia="华文楷体" w:hAnsi="Times New Roman" w:cs="Times New Roman"/>
          <w:color w:val="000000"/>
          <w:sz w:val="22"/>
        </w:rPr>
        <w:t>IMU</w:t>
      </w:r>
      <w:r>
        <w:rPr>
          <w:rFonts w:ascii="Times New Roman" w:hAnsi="Times New Roman" w:cs="Times New Roman"/>
        </w:rPr>
        <w:t>数据采集频率为</w:t>
      </w:r>
      <w:r>
        <w:rPr>
          <w:rFonts w:ascii="Times New Roman" w:hAnsi="Times New Roman" w:cs="Times New Roman"/>
        </w:rPr>
        <w:t>100HZ</w:t>
      </w:r>
      <w:r>
        <w:rPr>
          <w:rFonts w:ascii="Times New Roman" w:hAnsi="Times New Roman" w:cs="Times New Roman"/>
        </w:rPr>
        <w:t>。双目相机分辨率为</w:t>
      </w:r>
      <w:r>
        <w:rPr>
          <w:rFonts w:ascii="Times New Roman" w:eastAsia="华文楷体" w:hAnsi="Times New Roman" w:cs="Times New Roman"/>
          <w:color w:val="000000"/>
          <w:sz w:val="22"/>
        </w:rPr>
        <w:t>1226×370</w:t>
      </w:r>
      <w:r>
        <w:rPr>
          <w:rFonts w:ascii="Times New Roman" w:hAnsi="Times New Roman" w:cs="Times New Roman"/>
        </w:rPr>
        <w:t>，基线距离为</w:t>
      </w:r>
      <w:r>
        <w:rPr>
          <w:rFonts w:ascii="Times New Roman" w:hAnsi="Times New Roman" w:cs="Times New Roman"/>
        </w:rPr>
        <w:t>54cm</w:t>
      </w:r>
      <w:r>
        <w:rPr>
          <w:rFonts w:ascii="Times New Roman" w:hAnsi="Times New Roman" w:cs="Times New Roman"/>
        </w:rPr>
        <w:t>，高度为</w:t>
      </w:r>
      <w:r>
        <w:rPr>
          <w:rFonts w:ascii="Times New Roman" w:hAnsi="Times New Roman" w:cs="Times New Roman"/>
        </w:rPr>
        <w:t>1.65m</w:t>
      </w:r>
      <w:r>
        <w:rPr>
          <w:rFonts w:ascii="Times New Roman" w:eastAsia="华文楷体" w:hAnsi="Times New Roman" w:cs="Times New Roman"/>
          <w:color w:val="000000"/>
          <w:sz w:val="22"/>
        </w:rPr>
        <w:t>，</w:t>
      </w:r>
      <w:r>
        <w:rPr>
          <w:rFonts w:ascii="Times New Roman" w:hAnsi="Times New Roman" w:cs="Times New Roman"/>
        </w:rPr>
        <w:t>图像采集频率为</w:t>
      </w:r>
      <w:r>
        <w:rPr>
          <w:rFonts w:ascii="Times New Roman" w:hAnsi="Times New Roman" w:cs="Times New Roman"/>
        </w:rPr>
        <w:t>10HZ</w:t>
      </w:r>
      <w:r>
        <w:rPr>
          <w:rFonts w:ascii="Times New Roman" w:hAnsi="Times New Roman" w:cs="Times New Roman"/>
        </w:rPr>
        <w:t>。本实验共长</w:t>
      </w:r>
      <w:r>
        <w:rPr>
          <w:rFonts w:ascii="Times New Roman" w:hAnsi="Times New Roman" w:cs="Times New Roman"/>
        </w:rPr>
        <w:t>8.63</w:t>
      </w:r>
      <w:r>
        <w:rPr>
          <w:rFonts w:ascii="Times New Roman" w:hAnsi="Times New Roman" w:cs="Times New Roman"/>
        </w:rPr>
        <w:t>分钟，行驶路程</w:t>
      </w:r>
      <w:r>
        <w:rPr>
          <w:rFonts w:ascii="Times New Roman" w:hAnsi="Times New Roman" w:cs="Times New Roman"/>
        </w:rPr>
        <w:t>4128.86m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_Ref398736543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t>为实验中采集的典型图样。</w:t>
      </w:r>
    </w:p>
    <w:p w:rsidR="003B6EDA" w:rsidRDefault="003E21D5">
      <w:pPr>
        <w:pStyle w:val="af5"/>
        <w:adjustRightInd/>
        <w:snapToGrid/>
      </w:pPr>
      <w:r>
        <w:pict>
          <v:shape id="图片 8" o:spid="_x0000_i1226" type="#_x0000_t75" style="width:132.65pt;height:69.35pt">
            <v:imagedata r:id="rId150" o:title=""/>
          </v:shape>
        </w:pict>
      </w:r>
      <w:r>
        <w:t xml:space="preserve"> </w:t>
      </w:r>
      <w:r>
        <w:pict>
          <v:shape id="图片 7" o:spid="_x0000_i1227" type="#_x0000_t75" style="width:132.65pt;height:69.35pt">
            <v:imagedata r:id="rId151" o:title=""/>
          </v:shape>
        </w:pict>
      </w:r>
    </w:p>
    <w:p w:rsidR="003B6EDA" w:rsidRDefault="003E21D5">
      <w:pPr>
        <w:pStyle w:val="afd"/>
        <w:ind w:firstLineChars="1550" w:firstLine="2790"/>
      </w:pPr>
      <w:r>
        <w:t xml:space="preserve">(a) </w:t>
      </w:r>
      <w:r>
        <w:t>左图</w:t>
      </w:r>
      <w:r>
        <w:t xml:space="preserve">             </w:t>
      </w:r>
      <w:r>
        <w:rPr>
          <w:rFonts w:hint="eastAsia"/>
        </w:rPr>
        <w:t xml:space="preserve">      </w:t>
      </w:r>
      <w:r>
        <w:t xml:space="preserve">    (b)</w:t>
      </w:r>
      <w:r>
        <w:t>右图</w:t>
      </w:r>
    </w:p>
    <w:p w:rsidR="003B6EDA" w:rsidRDefault="003E21D5">
      <w:pPr>
        <w:pStyle w:val="a3"/>
        <w:snapToGrid w:val="0"/>
      </w:pPr>
      <w:bookmarkStart w:id="83" w:name="_Ref398736543"/>
      <w:r>
        <w:t>图</w:t>
      </w:r>
      <w:r>
        <w:fldChar w:fldCharType="begin"/>
      </w:r>
      <w:r>
        <w:instrText xml:space="preserve"> SEQ </w:instrText>
      </w:r>
      <w:r>
        <w:instrText>图</w:instrText>
      </w:r>
      <w:r>
        <w:instrText xml:space="preserve"> \* ARABIC </w:instrText>
      </w:r>
      <w:r>
        <w:fldChar w:fldCharType="separate"/>
      </w:r>
      <w:r>
        <w:t>8</w:t>
      </w:r>
      <w:r>
        <w:fldChar w:fldCharType="end"/>
      </w:r>
      <w:bookmarkEnd w:id="83"/>
      <w:r>
        <w:t xml:space="preserve"> </w:t>
      </w:r>
      <w:r>
        <w:t>地面实验典型图片</w:t>
      </w:r>
    </w:p>
    <w:p w:rsidR="003B6EDA" w:rsidRDefault="003E21D5">
      <w:pPr>
        <w:pStyle w:val="a3"/>
      </w:pPr>
      <w:r>
        <w:t xml:space="preserve">Fig </w:t>
      </w:r>
      <w:fldSimple w:instr=" SEQ Fig \* ARABIC ">
        <w:r>
          <w:t>8</w:t>
        </w:r>
      </w:fldSimple>
      <w:r>
        <w:t xml:space="preserve"> Experiment typical images</w:t>
      </w:r>
    </w:p>
    <w:p w:rsidR="003B6EDA" w:rsidRDefault="003E21D5">
      <w:pPr>
        <w:pStyle w:val="40"/>
      </w:pPr>
      <w:r>
        <w:lastRenderedPageBreak/>
        <w:t xml:space="preserve">(2) </w:t>
      </w:r>
      <w:r>
        <w:t>实验结果</w:t>
      </w:r>
    </w:p>
    <w:p w:rsidR="003B6EDA" w:rsidRDefault="003E21D5">
      <w:pPr>
        <w:ind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_Ref398910215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t>(a)</w:t>
      </w:r>
      <w:r>
        <w:rPr>
          <w:rFonts w:ascii="Times New Roman" w:hAnsi="Times New Roman" w:cs="Times New Roman"/>
        </w:rPr>
        <w:t>比较了地面实验的惯性导航和真实位置轨迹，图中可见惯性导航位置误差发散严重。</w:t>
      </w:r>
      <w:r>
        <w:rPr>
          <w:rFonts w:ascii="Times New Roman" w:hAnsi="Times New Roman" w:cs="Times New Roman"/>
        </w:rPr>
        <w:fldChar w:fldCharType="begin"/>
      </w:r>
      <w:r>
        <w:rPr>
          <w:rFonts w:ascii="Times New Roman" w:hAnsi="Times New Roman" w:cs="Times New Roman"/>
        </w:rPr>
        <w:instrText xml:space="preserve"> REF _Ref398910215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hint="eastAsia"/>
        </w:rPr>
        <w:t>(b)</w:t>
      </w:r>
      <w:r>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Pr>
          <w:rFonts w:ascii="Times New Roman" w:hAnsi="Times New Roman" w:cs="Times New Roman"/>
        </w:rPr>
        <w:fldChar w:fldCharType="begin"/>
      </w:r>
      <w:r>
        <w:rPr>
          <w:rFonts w:ascii="Times New Roman" w:hAnsi="Times New Roman" w:cs="Times New Roman"/>
        </w:rPr>
        <w:instrText xml:space="preserve"> REF _Ref398911039 \h  \* MERGEFORMAT </w:instrText>
      </w:r>
      <w:r>
        <w:rPr>
          <w:rFonts w:ascii="Times New Roman" w:hAnsi="Times New Roman" w:cs="Times New Roman"/>
        </w:rPr>
      </w:r>
      <w:r>
        <w:rPr>
          <w:rFonts w:ascii="Times New Roman" w:hAnsi="Times New Roman" w:cs="Times New Roman"/>
        </w:rPr>
        <w:fldChar w:fldCharType="separate"/>
      </w:r>
      <w:r>
        <w:rPr>
          <w:rFonts w:hint="eastAsia"/>
        </w:rPr>
        <w:t xml:space="preserve">    </w:t>
      </w:r>
      <w:r>
        <w:t>图</w:t>
      </w:r>
      <w:r>
        <w:t>10</w:t>
      </w:r>
      <w:r>
        <w:rPr>
          <w:rFonts w:ascii="Times New Roman" w:hAnsi="Times New Roman" w:cs="Times New Roman"/>
        </w:rPr>
        <w:fldChar w:fldCharType="end"/>
      </w:r>
      <w:r>
        <w:rPr>
          <w:rFonts w:ascii="Times New Roman" w:hAnsi="Times New Roman" w:cs="Times New Roman"/>
        </w:rPr>
        <w:t>比较了两种组合导航模型的位置误差，新模型各维的位置误差均低于传统方法。图</w:t>
      </w:r>
      <w:r>
        <w:rPr>
          <w:rFonts w:ascii="Times New Roman" w:hAnsi="Times New Roman" w:cs="Times New Roman"/>
        </w:rPr>
        <w:t>15(a)</w:t>
      </w:r>
      <w:r>
        <w:rPr>
          <w:rFonts w:ascii="Times New Roman" w:hAnsi="Times New Roman" w:cs="Times New Roman"/>
        </w:rPr>
        <w:t>、</w:t>
      </w:r>
      <w:r>
        <w:rPr>
          <w:rFonts w:ascii="Times New Roman" w:hAnsi="Times New Roman" w:cs="Times New Roman"/>
        </w:rPr>
        <w:t>(b)</w:t>
      </w:r>
      <w:r>
        <w:rPr>
          <w:rFonts w:ascii="Times New Roman" w:hAnsi="Times New Roman" w:cs="Times New Roman"/>
        </w:rPr>
        <w:t>和</w:t>
      </w:r>
      <w:r>
        <w:rPr>
          <w:rFonts w:ascii="Times New Roman" w:hAnsi="Times New Roman" w:cs="Times New Roman"/>
        </w:rPr>
        <w:t>(c)</w:t>
      </w:r>
      <w:r>
        <w:rPr>
          <w:rFonts w:ascii="Times New Roman" w:hAnsi="Times New Roman" w:cs="Times New Roman"/>
        </w:rPr>
        <w:t>分别比较了两种组合导航模型的俯仰、横滚和航向误差，从图</w:t>
      </w:r>
      <w:r>
        <w:rPr>
          <w:rFonts w:ascii="Times New Roman" w:hAnsi="Times New Roman" w:cs="Times New Roman"/>
        </w:rPr>
        <w:t>15(a)</w:t>
      </w:r>
      <w:r>
        <w:rPr>
          <w:rFonts w:ascii="Times New Roman" w:hAnsi="Times New Roman" w:cs="Times New Roman"/>
        </w:rPr>
        <w:t>和图</w:t>
      </w:r>
      <w:r>
        <w:rPr>
          <w:rFonts w:ascii="Times New Roman" w:hAnsi="Times New Roman" w:cs="Times New Roman"/>
        </w:rPr>
        <w:t>15(b)</w:t>
      </w:r>
      <w:r>
        <w:rPr>
          <w:rFonts w:ascii="Times New Roman" w:hAnsi="Times New Roman" w:cs="Times New Roman"/>
        </w:rPr>
        <w:t>中可见两种组合导航模型的俯仰误差和横滚误差曲线都在</w:t>
      </w:r>
      <w:r>
        <w:rPr>
          <w:rFonts w:ascii="Times New Roman" w:hAnsi="Times New Roman" w:cs="Times New Roman"/>
        </w:rPr>
        <w:t>0°</w:t>
      </w:r>
      <w:r>
        <w:rPr>
          <w:rFonts w:ascii="Times New Roman" w:hAnsi="Times New Roman" w:cs="Times New Roman"/>
        </w:rPr>
        <w:t>附近波动，新方法的波动方差略小。传统方法的航向角曲线在</w:t>
      </w:r>
      <w:r>
        <w:rPr>
          <w:rFonts w:ascii="Times New Roman" w:hAnsi="Times New Roman" w:cs="Times New Roman"/>
        </w:rPr>
        <w:t>-4°</w:t>
      </w:r>
      <w:r>
        <w:rPr>
          <w:rFonts w:ascii="Times New Roman" w:hAnsi="Times New Roman" w:cs="Times New Roman"/>
        </w:rPr>
        <w:t>到</w:t>
      </w:r>
      <w:r>
        <w:rPr>
          <w:rFonts w:ascii="Times New Roman" w:hAnsi="Times New Roman" w:cs="Times New Roman"/>
        </w:rPr>
        <w:t>5°</w:t>
      </w:r>
      <w:r>
        <w:rPr>
          <w:rFonts w:ascii="Times New Roman" w:hAnsi="Times New Roman" w:cs="Times New Roman"/>
        </w:rPr>
        <w:t>之间波动，而新方法的航向角曲线在</w:t>
      </w:r>
      <w:r>
        <w:rPr>
          <w:rFonts w:ascii="Times New Roman" w:hAnsi="Times New Roman" w:cs="Times New Roman"/>
        </w:rPr>
        <w:t>-1.2°</w:t>
      </w:r>
      <w:r>
        <w:rPr>
          <w:rFonts w:ascii="Times New Roman" w:hAnsi="Times New Roman" w:cs="Times New Roman"/>
        </w:rPr>
        <w:t>到</w:t>
      </w:r>
      <w:r>
        <w:rPr>
          <w:rFonts w:ascii="Times New Roman" w:hAnsi="Times New Roman" w:cs="Times New Roman"/>
        </w:rPr>
        <w:t>1.7°</w:t>
      </w:r>
      <w:r>
        <w:rPr>
          <w:rFonts w:ascii="Times New Roman" w:hAnsi="Times New Roman" w:cs="Times New Roman"/>
        </w:rPr>
        <w:t>之间波动，精度提高显著。</w:t>
      </w:r>
    </w:p>
    <w:p w:rsidR="003B6EDA" w:rsidRDefault="003E21D5">
      <w:pPr>
        <w:pStyle w:val="af5"/>
        <w:adjustRightInd/>
        <w:snapToGrid/>
      </w:pPr>
      <w:r>
        <w:pict>
          <v:shape id="图片 6" o:spid="_x0000_i1228" type="#_x0000_t75" style="width:198.65pt;height:183.35pt">
            <v:imagedata r:id="rId152" o:title=""/>
          </v:shape>
        </w:pict>
      </w:r>
      <w:r>
        <w:pict>
          <v:shape id="图片 10" o:spid="_x0000_i1229" type="#_x0000_t75" style="width:198.65pt;height:184.65pt">
            <v:imagedata r:id="rId153" o:title=""/>
          </v:shape>
        </w:pict>
      </w:r>
    </w:p>
    <w:p w:rsidR="003B6EDA" w:rsidRDefault="003E21D5">
      <w:pPr>
        <w:ind w:firstLineChars="690" w:firstLine="1449"/>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）惯性导航位置轨迹</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b</w:t>
      </w:r>
      <w:r>
        <w:rPr>
          <w:rFonts w:ascii="Times New Roman" w:hAnsi="Times New Roman" w:cs="Times New Roman"/>
        </w:rPr>
        <w:t>）视觉与组合导航位置轨迹</w:t>
      </w:r>
    </w:p>
    <w:p w:rsidR="003B6EDA" w:rsidRDefault="003E21D5">
      <w:pPr>
        <w:pStyle w:val="a3"/>
      </w:pPr>
      <w:bookmarkStart w:id="84" w:name="_Ref398910215"/>
      <w:r>
        <w:t>图</w:t>
      </w:r>
      <w:r>
        <w:fldChar w:fldCharType="begin"/>
      </w:r>
      <w:r>
        <w:instrText xml:space="preserve"> SEQ </w:instrText>
      </w:r>
      <w:r>
        <w:instrText>图</w:instrText>
      </w:r>
      <w:r>
        <w:instrText xml:space="preserve"> \* ARABIC </w:instrText>
      </w:r>
      <w:r>
        <w:fldChar w:fldCharType="separate"/>
      </w:r>
      <w:r>
        <w:t>9</w:t>
      </w:r>
      <w:r>
        <w:fldChar w:fldCharType="end"/>
      </w:r>
      <w:bookmarkEnd w:id="84"/>
      <w:r>
        <w:t xml:space="preserve"> </w:t>
      </w:r>
      <w:r>
        <w:t>地面实验导航位置轨迹</w:t>
      </w:r>
    </w:p>
    <w:p w:rsidR="003B6EDA" w:rsidRDefault="003E21D5">
      <w:pPr>
        <w:pStyle w:val="a3"/>
      </w:pPr>
      <w:r>
        <w:t xml:space="preserve">Fig </w:t>
      </w:r>
      <w:fldSimple w:instr=" SEQ Fig \* ARABIC ">
        <w:r>
          <w:t>9</w:t>
        </w:r>
      </w:fldSimple>
      <w:r>
        <w:t xml:space="preserve"> Experiment navigation positions</w:t>
      </w:r>
    </w:p>
    <w:p w:rsidR="003B6EDA" w:rsidRDefault="003E21D5">
      <w:pPr>
        <w:pStyle w:val="af5"/>
        <w:keepNext/>
        <w:adjustRightInd/>
        <w:snapToGrid/>
      </w:pPr>
      <w:r>
        <w:pict>
          <v:shape id="图片 4" o:spid="_x0000_i1230" type="#_x0000_t75" style="width:213.35pt;height:182pt">
            <v:imagedata r:id="rId154" o:title=""/>
          </v:shape>
        </w:pict>
      </w:r>
      <w:r>
        <w:pict>
          <v:shape id="图片 20" o:spid="_x0000_i1231" type="#_x0000_t75" style="width:198.65pt;height:182pt">
            <v:imagedata r:id="rId155" o:title=""/>
          </v:shape>
        </w:pict>
      </w:r>
    </w:p>
    <w:p w:rsidR="003B6EDA" w:rsidRDefault="003E21D5">
      <w:pPr>
        <w:pStyle w:val="a3"/>
        <w:rPr>
          <w:rStyle w:val="Charf3"/>
        </w:rPr>
      </w:pPr>
      <w:bookmarkStart w:id="85" w:name="_Ref398911039"/>
      <w:r>
        <w:rPr>
          <w:rFonts w:hint="eastAsia"/>
        </w:rPr>
        <w:t xml:space="preserve">    </w:t>
      </w:r>
      <w:r>
        <w:t>图</w:t>
      </w:r>
      <w:r>
        <w:fldChar w:fldCharType="begin"/>
      </w:r>
      <w:r>
        <w:instrText xml:space="preserve"> SEQ </w:instrText>
      </w:r>
      <w:r>
        <w:instrText>图</w:instrText>
      </w:r>
      <w:r>
        <w:instrText xml:space="preserve"> \* ARABIC </w:instrText>
      </w:r>
      <w:r>
        <w:fldChar w:fldCharType="separate"/>
      </w:r>
      <w:r>
        <w:t>10</w:t>
      </w:r>
      <w:r>
        <w:fldChar w:fldCharType="end"/>
      </w:r>
      <w:bookmarkEnd w:id="85"/>
      <w:r>
        <w:t xml:space="preserve"> </w:t>
      </w:r>
      <w:r>
        <w:t>地面实验位置误差</w:t>
      </w:r>
      <w:r>
        <w:t xml:space="preserve">            </w:t>
      </w:r>
      <w:r>
        <w:rPr>
          <w:rFonts w:hint="eastAsia"/>
        </w:rPr>
        <w:t xml:space="preserve">      </w:t>
      </w:r>
      <w:r>
        <w:rPr>
          <w:rStyle w:val="Charf3"/>
        </w:rPr>
        <w:t xml:space="preserve">   </w:t>
      </w:r>
      <w:r>
        <w:rPr>
          <w:rStyle w:val="Charf3"/>
        </w:rPr>
        <w:t>（</w:t>
      </w:r>
      <w:r>
        <w:rPr>
          <w:rStyle w:val="Charf3"/>
        </w:rPr>
        <w:t>a</w:t>
      </w:r>
      <w:r>
        <w:rPr>
          <w:rStyle w:val="Charf3"/>
        </w:rPr>
        <w:t>）组合导航俯仰误差</w:t>
      </w:r>
    </w:p>
    <w:p w:rsidR="003B6EDA" w:rsidRDefault="003E21D5">
      <w:pPr>
        <w:pStyle w:val="a3"/>
        <w:ind w:firstLineChars="800" w:firstLine="1440"/>
        <w:jc w:val="both"/>
      </w:pPr>
      <w:r>
        <w:t xml:space="preserve">Fig </w:t>
      </w:r>
      <w:fldSimple w:instr=" SEQ Fig \* ARABIC ">
        <w:r>
          <w:t>10</w:t>
        </w:r>
      </w:fldSimple>
      <w:r>
        <w:t xml:space="preserve"> Experiment position errors</w:t>
      </w:r>
    </w:p>
    <w:p w:rsidR="003B6EDA" w:rsidRDefault="003E21D5">
      <w:pPr>
        <w:pStyle w:val="af5"/>
        <w:adjustRightInd/>
        <w:snapToGrid/>
      </w:pPr>
      <w:r>
        <w:lastRenderedPageBreak/>
        <w:pict>
          <v:shape id="图片 21" o:spid="_x0000_i1232" type="#_x0000_t75" style="width:198.65pt;height:182pt">
            <v:imagedata r:id="rId156" o:title=""/>
          </v:shape>
        </w:pict>
      </w:r>
      <w:r>
        <w:t xml:space="preserve"> </w:t>
      </w:r>
      <w:r>
        <w:pict>
          <v:shape id="图片 23" o:spid="_x0000_i1233" type="#_x0000_t75" style="width:198.65pt;height:182pt">
            <v:imagedata r:id="rId157" o:title=""/>
          </v:shape>
        </w:pict>
      </w:r>
    </w:p>
    <w:p w:rsidR="003B6EDA" w:rsidRDefault="003E21D5">
      <w:pPr>
        <w:pStyle w:val="afd"/>
        <w:ind w:firstLineChars="950" w:firstLine="1710"/>
      </w:pPr>
      <w:r>
        <w:rPr>
          <w:rStyle w:val="Charf3"/>
        </w:rPr>
        <w:t>（</w:t>
      </w:r>
      <w:r>
        <w:rPr>
          <w:rStyle w:val="Charf3"/>
        </w:rPr>
        <w:t>b</w:t>
      </w:r>
      <w:r>
        <w:rPr>
          <w:rStyle w:val="Charf3"/>
        </w:rPr>
        <w:t>）组合导航横滚误差</w:t>
      </w:r>
      <w:r>
        <w:rPr>
          <w:rStyle w:val="Charf3"/>
        </w:rPr>
        <w:t xml:space="preserve">                      </w:t>
      </w:r>
      <w:r>
        <w:rPr>
          <w:rStyle w:val="Charf3"/>
        </w:rPr>
        <w:t>（</w:t>
      </w:r>
      <w:r>
        <w:rPr>
          <w:rStyle w:val="Charf3"/>
        </w:rPr>
        <w:t>c</w:t>
      </w:r>
      <w:r>
        <w:rPr>
          <w:rStyle w:val="Charf3"/>
        </w:rPr>
        <w:t>）组合导航航向误差</w:t>
      </w:r>
    </w:p>
    <w:p w:rsidR="003B6EDA" w:rsidRDefault="003E21D5">
      <w:pPr>
        <w:pStyle w:val="a3"/>
      </w:pPr>
      <w:r>
        <w:t>图</w:t>
      </w:r>
      <w:r>
        <w:fldChar w:fldCharType="begin"/>
      </w:r>
      <w:r>
        <w:instrText xml:space="preserve"> SEQ </w:instrText>
      </w:r>
      <w:r>
        <w:instrText>图</w:instrText>
      </w:r>
      <w:r>
        <w:instrText xml:space="preserve"> \* ARABIC </w:instrText>
      </w:r>
      <w:r>
        <w:fldChar w:fldCharType="separate"/>
      </w:r>
      <w:r>
        <w:t>11</w:t>
      </w:r>
      <w:r>
        <w:fldChar w:fldCharType="end"/>
      </w:r>
      <w:r>
        <w:t xml:space="preserve"> </w:t>
      </w:r>
      <w:r>
        <w:t>地面实验姿态误差</w:t>
      </w:r>
    </w:p>
    <w:p w:rsidR="003B6EDA" w:rsidRDefault="003E21D5">
      <w:pPr>
        <w:pStyle w:val="a3"/>
      </w:pPr>
      <w:r>
        <w:t xml:space="preserve">Fig </w:t>
      </w:r>
      <w:fldSimple w:instr=" SEQ Fig \* ARABIC ">
        <w:r>
          <w:t>11</w:t>
        </w:r>
      </w:fldSimple>
      <w:r>
        <w:t xml:space="preserve"> Experiment attitude errors</w:t>
      </w:r>
    </w:p>
    <w:p w:rsidR="003B6EDA" w:rsidRDefault="003E21D5">
      <w:pPr>
        <w:ind w:firstLine="420"/>
        <w:rPr>
          <w:rFonts w:ascii="Times New Roman" w:hAnsi="Times New Roman" w:cs="Times New Roman"/>
        </w:rPr>
      </w:pPr>
      <w:r>
        <w:rPr>
          <w:rFonts w:ascii="Times New Roman" w:hAnsi="Times New Roman" w:cs="Times New Roman"/>
        </w:rPr>
        <w:t>表</w:t>
      </w:r>
      <w:r>
        <w:rPr>
          <w:rFonts w:ascii="Times New Roman" w:hAnsi="Times New Roman" w:cs="Times New Roman"/>
        </w:rPr>
        <w:t>3</w:t>
      </w:r>
      <w:r>
        <w:rPr>
          <w:rFonts w:ascii="Times New Roman" w:hAnsi="Times New Roman" w:cs="Times New Roman"/>
        </w:rPr>
        <w:t>给出了地面实验中各导航方法的终点位置和姿态误差，两种组合导航模型的位置精度和姿态精度相比惯性导航和视觉导航均有所提高。在路程为</w:t>
      </w:r>
      <w:r>
        <w:rPr>
          <w:rFonts w:ascii="Times New Roman" w:hAnsi="Times New Roman" w:cs="Times New Roman"/>
        </w:rPr>
        <w:t>4128.9m</w:t>
      </w:r>
      <w:r>
        <w:rPr>
          <w:rFonts w:ascii="Times New Roman" w:hAnsi="Times New Roman" w:cs="Times New Roman"/>
        </w:rPr>
        <w:t>的实验中，新方法的终点位置误差绝对值为</w:t>
      </w:r>
      <w:r>
        <w:rPr>
          <w:rFonts w:ascii="Times New Roman" w:hAnsi="Times New Roman" w:cs="Times New Roman"/>
        </w:rPr>
        <w:t>5.908m</w:t>
      </w:r>
      <w:r>
        <w:rPr>
          <w:rFonts w:ascii="Times New Roman" w:hAnsi="Times New Roman" w:cs="Times New Roman"/>
        </w:rPr>
        <w:t>，相对值为</w:t>
      </w:r>
      <w:r>
        <w:rPr>
          <w:rFonts w:ascii="Times New Roman" w:hAnsi="Times New Roman" w:cs="Times New Roman"/>
        </w:rPr>
        <w:t>0.143%</w:t>
      </w:r>
      <w:r>
        <w:rPr>
          <w:rFonts w:ascii="Times New Roman" w:hAnsi="Times New Roman" w:cs="Times New Roman"/>
        </w:rPr>
        <w:t>，相比传统方法位置误差</w:t>
      </w:r>
      <w:r>
        <w:rPr>
          <w:rFonts w:ascii="Times New Roman" w:hAnsi="Times New Roman" w:cs="Times New Roman"/>
        </w:rPr>
        <w:t>0.456%</w:t>
      </w:r>
      <w:r>
        <w:rPr>
          <w:rFonts w:ascii="Times New Roman" w:hAnsi="Times New Roman" w:cs="Times New Roman"/>
        </w:rPr>
        <w:t>减小了</w:t>
      </w:r>
      <w:r>
        <w:rPr>
          <w:rFonts w:ascii="Times New Roman" w:hAnsi="Times New Roman" w:cs="Times New Roman"/>
        </w:rPr>
        <w:t>68.6%</w:t>
      </w:r>
      <w:r>
        <w:rPr>
          <w:rFonts w:ascii="Times New Roman" w:hAnsi="Times New Roman" w:cs="Times New Roman"/>
        </w:rPr>
        <w:t>。新组合导航方法终点姿态误差均低于传统方法，尤其是终点航向误差从</w:t>
      </w:r>
      <w:r>
        <w:rPr>
          <w:rFonts w:ascii="Times New Roman" w:hAnsi="Times New Roman" w:cs="Times New Roman"/>
        </w:rPr>
        <w:t>0.810°</w:t>
      </w:r>
      <w:r>
        <w:rPr>
          <w:rFonts w:ascii="Times New Roman" w:hAnsi="Times New Roman" w:cs="Times New Roman"/>
        </w:rPr>
        <w:t>减小到</w:t>
      </w:r>
      <w:r>
        <w:rPr>
          <w:rFonts w:ascii="Times New Roman" w:hAnsi="Times New Roman" w:cs="Times New Roman"/>
        </w:rPr>
        <w:t>-0.105°</w:t>
      </w:r>
      <w:r>
        <w:rPr>
          <w:rFonts w:ascii="Times New Roman" w:hAnsi="Times New Roman" w:cs="Times New Roman"/>
        </w:rPr>
        <w:t>。</w:t>
      </w:r>
    </w:p>
    <w:p w:rsidR="003B6EDA" w:rsidRDefault="003E21D5">
      <w:pPr>
        <w:pStyle w:val="a3"/>
        <w:rPr>
          <w:rFonts w:ascii="黑体" w:eastAsia="黑体" w:hAnsi="黑体"/>
        </w:rPr>
      </w:pPr>
      <w:r>
        <w:rPr>
          <w:rFonts w:ascii="黑体" w:eastAsia="黑体" w:hAnsi="黑体"/>
        </w:rPr>
        <w:t>表 3 地面实验终点位置和姿态误差</w:t>
      </w:r>
    </w:p>
    <w:p w:rsidR="003B6EDA" w:rsidRDefault="003E21D5">
      <w:pPr>
        <w:jc w:val="center"/>
        <w:rPr>
          <w:rFonts w:ascii="Times New Roman" w:hAnsi="Times New Roman" w:cs="Times New Roman"/>
          <w:sz w:val="18"/>
          <w:szCs w:val="18"/>
        </w:rPr>
      </w:pPr>
      <w:r>
        <w:rPr>
          <w:rFonts w:ascii="Times New Roman" w:eastAsia="Times New Roman" w:hAnsi="Times New Roman" w:cs="Times New Roman"/>
          <w:sz w:val="18"/>
          <w:szCs w:val="18"/>
        </w:rPr>
        <w:t xml:space="preserve">Table </w:t>
      </w:r>
      <w:r>
        <w:rPr>
          <w:rFonts w:ascii="Times New Roman" w:hAnsi="Times New Roman" w:cs="Times New Roman"/>
          <w:sz w:val="18"/>
          <w:szCs w:val="18"/>
        </w:rPr>
        <w:t xml:space="preserve">3. Experiment </w:t>
      </w:r>
      <w:r>
        <w:rPr>
          <w:rFonts w:ascii="Times New Roman" w:eastAsia="华文楷体" w:hAnsi="Times New Roman" w:cs="Times New Roman"/>
          <w:sz w:val="18"/>
          <w:szCs w:val="18"/>
        </w:rPr>
        <w:t>final position and attitude errors</w:t>
      </w:r>
    </w:p>
    <w:tbl>
      <w:tblPr>
        <w:tblW w:w="7900" w:type="dxa"/>
        <w:jc w:val="center"/>
        <w:tblBorders>
          <w:top w:val="single" w:sz="4" w:space="0" w:color="auto"/>
        </w:tblBorders>
        <w:tblLayout w:type="fixed"/>
        <w:tblLook w:val="04A0" w:firstRow="1" w:lastRow="0" w:firstColumn="1" w:lastColumn="0" w:noHBand="0" w:noVBand="1"/>
      </w:tblPr>
      <w:tblGrid>
        <w:gridCol w:w="1542"/>
        <w:gridCol w:w="1105"/>
        <w:gridCol w:w="1511"/>
        <w:gridCol w:w="1247"/>
        <w:gridCol w:w="1247"/>
        <w:gridCol w:w="1248"/>
      </w:tblGrid>
      <w:tr w:rsidR="003B6EDA">
        <w:tblPrEx>
          <w:tblCellMar>
            <w:top w:w="0" w:type="dxa"/>
            <w:bottom w:w="0" w:type="dxa"/>
          </w:tblCellMar>
        </w:tblPrEx>
        <w:trPr>
          <w:cantSplit/>
          <w:trHeight w:val="351"/>
          <w:jc w:val="center"/>
        </w:trPr>
        <w:tc>
          <w:tcPr>
            <w:tcW w:w="1542" w:type="dxa"/>
            <w:vMerge w:val="restart"/>
            <w:tcBorders>
              <w:top w:val="single" w:sz="12" w:space="0" w:color="auto"/>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导航方法</w:t>
            </w:r>
          </w:p>
        </w:tc>
        <w:tc>
          <w:tcPr>
            <w:tcW w:w="2616" w:type="dxa"/>
            <w:gridSpan w:val="2"/>
            <w:tcBorders>
              <w:top w:val="single" w:sz="12" w:space="0" w:color="auto"/>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终点姿态误差</w:t>
            </w:r>
            <w:r>
              <w:rPr>
                <w:rFonts w:ascii="Times New Roman" w:hAnsi="Times New Roman" w:cs="Times New Roman"/>
                <w:sz w:val="18"/>
                <w:szCs w:val="18"/>
              </w:rPr>
              <w:t>(</w:t>
            </w:r>
            <w:r>
              <w:rPr>
                <w:rFonts w:ascii="Times New Roman" w:hAnsi="Times New Roman" w:cs="Times New Roman"/>
                <w:kern w:val="0"/>
                <w:sz w:val="18"/>
                <w:szCs w:val="18"/>
              </w:rPr>
              <w:t>°</w:t>
            </w:r>
            <w:r>
              <w:rPr>
                <w:rFonts w:ascii="Times New Roman" w:hAnsi="Times New Roman" w:cs="Times New Roman"/>
                <w:sz w:val="18"/>
                <w:szCs w:val="18"/>
              </w:rPr>
              <w:t>)</w:t>
            </w:r>
          </w:p>
        </w:tc>
      </w:tr>
      <w:tr w:rsidR="003B6EDA">
        <w:tblPrEx>
          <w:tblCellMar>
            <w:top w:w="0" w:type="dxa"/>
            <w:bottom w:w="0" w:type="dxa"/>
          </w:tblCellMar>
        </w:tblPrEx>
        <w:trPr>
          <w:cantSplit/>
          <w:jc w:val="center"/>
        </w:trPr>
        <w:tc>
          <w:tcPr>
            <w:tcW w:w="1542" w:type="dxa"/>
            <w:vMerge/>
            <w:tcBorders>
              <w:bottom w:val="single" w:sz="4" w:space="0" w:color="auto"/>
            </w:tcBorders>
            <w:vAlign w:val="center"/>
          </w:tcPr>
          <w:p w:rsidR="003B6EDA" w:rsidRDefault="003B6EDA">
            <w:pPr>
              <w:keepLines/>
              <w:widowControl/>
              <w:suppressAutoHyphens/>
              <w:spacing w:line="300" w:lineRule="auto"/>
              <w:jc w:val="center"/>
              <w:rPr>
                <w:rFonts w:ascii="Times New Roman" w:hAnsi="Times New Roman" w:cs="Times New Roman"/>
                <w:position w:val="-6"/>
                <w:sz w:val="18"/>
                <w:szCs w:val="18"/>
              </w:rPr>
            </w:pPr>
          </w:p>
        </w:tc>
        <w:tc>
          <w:tcPr>
            <w:tcW w:w="1105" w:type="dxa"/>
            <w:tcBorders>
              <w:top w:val="single" w:sz="4" w:space="0" w:color="auto"/>
              <w:bottom w:val="single" w:sz="4" w:space="0" w:color="auto"/>
            </w:tcBorders>
            <w:vAlign w:val="center"/>
          </w:tcPr>
          <w:p w:rsidR="003B6EDA" w:rsidRDefault="003E21D5">
            <w:pPr>
              <w:keepLines/>
              <w:widowControl/>
              <w:suppressAutoHyphens/>
              <w:spacing w:line="240" w:lineRule="exact"/>
              <w:jc w:val="center"/>
              <w:rPr>
                <w:rFonts w:ascii="Times New Roman" w:hAnsi="Times New Roman" w:cs="Times New Roman"/>
                <w:sz w:val="18"/>
                <w:szCs w:val="18"/>
              </w:rPr>
            </w:pPr>
            <w:r>
              <w:rPr>
                <w:rFonts w:ascii="Times New Roman" w:hAnsi="Times New Roman" w:cs="Times New Roman"/>
                <w:sz w:val="18"/>
                <w:szCs w:val="18"/>
              </w:rPr>
              <w:t>误差绝对值</w:t>
            </w:r>
            <w:r>
              <w:rPr>
                <w:rFonts w:ascii="Times New Roman" w:hAnsi="Times New Roman" w:cs="Times New Roman"/>
                <w:sz w:val="18"/>
                <w:szCs w:val="18"/>
              </w:rPr>
              <w:t>(m)</w:t>
            </w:r>
          </w:p>
        </w:tc>
        <w:tc>
          <w:tcPr>
            <w:tcW w:w="1511" w:type="dxa"/>
            <w:tcBorders>
              <w:top w:val="single" w:sz="4" w:space="0" w:color="auto"/>
              <w:bottom w:val="single" w:sz="4" w:space="0" w:color="auto"/>
            </w:tcBorders>
            <w:vAlign w:val="center"/>
          </w:tcPr>
          <w:p w:rsidR="003B6EDA" w:rsidRDefault="003E21D5">
            <w:pPr>
              <w:keepLines/>
              <w:widowControl/>
              <w:suppressAutoHyphens/>
              <w:spacing w:line="240" w:lineRule="exact"/>
              <w:jc w:val="center"/>
              <w:rPr>
                <w:rFonts w:ascii="Times New Roman" w:hAnsi="Times New Roman" w:cs="Times New Roman"/>
                <w:sz w:val="18"/>
                <w:szCs w:val="18"/>
              </w:rPr>
            </w:pPr>
            <w:r>
              <w:rPr>
                <w:rFonts w:ascii="Times New Roman" w:hAnsi="Times New Roman" w:cs="Times New Roman"/>
                <w:sz w:val="18"/>
                <w:szCs w:val="18"/>
              </w:rPr>
              <w:t>百分比</w:t>
            </w:r>
            <w:r>
              <w:rPr>
                <w:rFonts w:ascii="Times New Roman" w:hAnsi="Times New Roman" w:cs="Times New Roman"/>
                <w:sz w:val="18"/>
                <w:szCs w:val="18"/>
              </w:rPr>
              <w:t>(%)</w:t>
            </w:r>
          </w:p>
        </w:tc>
        <w:tc>
          <w:tcPr>
            <w:tcW w:w="1247" w:type="dxa"/>
            <w:tcBorders>
              <w:top w:val="single" w:sz="4" w:space="0" w:color="auto"/>
              <w:bottom w:val="single" w:sz="4" w:space="0" w:color="auto"/>
            </w:tcBorders>
            <w:vAlign w:val="center"/>
          </w:tcPr>
          <w:p w:rsidR="003B6EDA" w:rsidRDefault="003E21D5">
            <w:pPr>
              <w:keepLines/>
              <w:widowControl/>
              <w:suppressAutoHyphens/>
              <w:spacing w:line="240" w:lineRule="exact"/>
              <w:jc w:val="center"/>
              <w:rPr>
                <w:rFonts w:ascii="Times New Roman" w:hAnsi="Times New Roman" w:cs="Times New Roman"/>
                <w:sz w:val="18"/>
                <w:szCs w:val="18"/>
              </w:rPr>
            </w:pPr>
            <w:r>
              <w:rPr>
                <w:rFonts w:ascii="Times New Roman" w:hAnsi="Times New Roman" w:cs="Times New Roman"/>
                <w:sz w:val="18"/>
                <w:szCs w:val="18"/>
              </w:rPr>
              <w:t>俯仰</w:t>
            </w:r>
          </w:p>
        </w:tc>
        <w:tc>
          <w:tcPr>
            <w:tcW w:w="1247" w:type="dxa"/>
            <w:tcBorders>
              <w:top w:val="single" w:sz="4" w:space="0" w:color="auto"/>
              <w:bottom w:val="single" w:sz="4" w:space="0" w:color="auto"/>
            </w:tcBorders>
            <w:vAlign w:val="center"/>
          </w:tcPr>
          <w:p w:rsidR="003B6EDA" w:rsidRDefault="003E21D5">
            <w:pPr>
              <w:keepLines/>
              <w:widowControl/>
              <w:suppressAutoHyphens/>
              <w:spacing w:line="240" w:lineRule="exact"/>
              <w:jc w:val="center"/>
              <w:rPr>
                <w:rFonts w:ascii="Times New Roman" w:hAnsi="Times New Roman" w:cs="Times New Roman"/>
                <w:sz w:val="18"/>
                <w:szCs w:val="18"/>
              </w:rPr>
            </w:pPr>
            <w:r>
              <w:rPr>
                <w:rFonts w:ascii="Times New Roman" w:hAnsi="Times New Roman" w:cs="Times New Roman"/>
                <w:sz w:val="18"/>
                <w:szCs w:val="18"/>
              </w:rPr>
              <w:t>横滚</w:t>
            </w:r>
          </w:p>
        </w:tc>
        <w:tc>
          <w:tcPr>
            <w:tcW w:w="1248" w:type="dxa"/>
            <w:tcBorders>
              <w:top w:val="single" w:sz="4" w:space="0" w:color="auto"/>
              <w:bottom w:val="single" w:sz="4" w:space="0" w:color="auto"/>
            </w:tcBorders>
            <w:vAlign w:val="center"/>
          </w:tcPr>
          <w:p w:rsidR="003B6EDA" w:rsidRDefault="003E21D5">
            <w:pPr>
              <w:keepLines/>
              <w:widowControl/>
              <w:suppressAutoHyphens/>
              <w:spacing w:line="240" w:lineRule="exact"/>
              <w:jc w:val="center"/>
              <w:rPr>
                <w:rFonts w:ascii="Times New Roman" w:hAnsi="Times New Roman" w:cs="Times New Roman"/>
                <w:sz w:val="18"/>
                <w:szCs w:val="18"/>
              </w:rPr>
            </w:pPr>
            <w:r>
              <w:rPr>
                <w:rFonts w:ascii="Times New Roman" w:hAnsi="Times New Roman" w:cs="Times New Roman"/>
                <w:sz w:val="18"/>
                <w:szCs w:val="18"/>
              </w:rPr>
              <w:t>航向</w:t>
            </w:r>
          </w:p>
        </w:tc>
      </w:tr>
      <w:tr w:rsidR="003B6EDA">
        <w:tblPrEx>
          <w:tblCellMar>
            <w:top w:w="0" w:type="dxa"/>
            <w:bottom w:w="0" w:type="dxa"/>
          </w:tblCellMar>
        </w:tblPrEx>
        <w:trPr>
          <w:cantSplit/>
          <w:jc w:val="center"/>
        </w:trPr>
        <w:tc>
          <w:tcPr>
            <w:tcW w:w="1542" w:type="dxa"/>
            <w:tcBorders>
              <w:top w:val="single" w:sz="4" w:space="0" w:color="auto"/>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INS</w:t>
            </w:r>
          </w:p>
        </w:tc>
        <w:tc>
          <w:tcPr>
            <w:tcW w:w="1105" w:type="dxa"/>
            <w:tcBorders>
              <w:top w:val="single" w:sz="4" w:space="0" w:color="auto"/>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59906</w:t>
            </w:r>
          </w:p>
        </w:tc>
        <w:tc>
          <w:tcPr>
            <w:tcW w:w="1511" w:type="dxa"/>
            <w:tcBorders>
              <w:top w:val="single" w:sz="4" w:space="0" w:color="auto"/>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1450.9</w:t>
            </w:r>
          </w:p>
        </w:tc>
        <w:tc>
          <w:tcPr>
            <w:tcW w:w="1247" w:type="dxa"/>
            <w:tcBorders>
              <w:top w:val="single" w:sz="4" w:space="0" w:color="auto"/>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1.935</w:t>
            </w:r>
          </w:p>
        </w:tc>
        <w:tc>
          <w:tcPr>
            <w:tcW w:w="1247" w:type="dxa"/>
            <w:tcBorders>
              <w:top w:val="single" w:sz="4" w:space="0" w:color="auto"/>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-0.946</w:t>
            </w:r>
          </w:p>
        </w:tc>
        <w:tc>
          <w:tcPr>
            <w:tcW w:w="1248" w:type="dxa"/>
            <w:tcBorders>
              <w:top w:val="single" w:sz="4" w:space="0" w:color="auto"/>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0.181</w:t>
            </w:r>
          </w:p>
        </w:tc>
      </w:tr>
      <w:tr w:rsidR="003B6EDA">
        <w:tblPrEx>
          <w:tblCellMar>
            <w:top w:w="0" w:type="dxa"/>
            <w:bottom w:w="0" w:type="dxa"/>
          </w:tblCellMar>
        </w:tblPrEx>
        <w:trPr>
          <w:cantSplit/>
          <w:jc w:val="center"/>
        </w:trPr>
        <w:tc>
          <w:tcPr>
            <w:tcW w:w="1542"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VNS</w:t>
            </w:r>
          </w:p>
        </w:tc>
        <w:tc>
          <w:tcPr>
            <w:tcW w:w="1105"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66.706</w:t>
            </w:r>
          </w:p>
        </w:tc>
        <w:tc>
          <w:tcPr>
            <w:tcW w:w="1511"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1.615</w:t>
            </w:r>
          </w:p>
        </w:tc>
        <w:tc>
          <w:tcPr>
            <w:tcW w:w="1247"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6.075</w:t>
            </w:r>
          </w:p>
        </w:tc>
        <w:tc>
          <w:tcPr>
            <w:tcW w:w="1247"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12.176</w:t>
            </w:r>
          </w:p>
        </w:tc>
        <w:tc>
          <w:tcPr>
            <w:tcW w:w="1248"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17.681</w:t>
            </w:r>
          </w:p>
        </w:tc>
      </w:tr>
      <w:tr w:rsidR="003B6EDA">
        <w:tblPrEx>
          <w:tblCellMar>
            <w:top w:w="0" w:type="dxa"/>
            <w:bottom w:w="0" w:type="dxa"/>
          </w:tblCellMar>
        </w:tblPrEx>
        <w:trPr>
          <w:cantSplit/>
          <w:jc w:val="center"/>
        </w:trPr>
        <w:tc>
          <w:tcPr>
            <w:tcW w:w="1542"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传统</w:t>
            </w:r>
            <w:r>
              <w:rPr>
                <w:rFonts w:ascii="Times New Roman" w:hAnsi="Times New Roman" w:cs="Times New Roman"/>
                <w:sz w:val="18"/>
                <w:szCs w:val="18"/>
              </w:rPr>
              <w:t>INS/VNS</w:t>
            </w:r>
          </w:p>
        </w:tc>
        <w:tc>
          <w:tcPr>
            <w:tcW w:w="1105"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18.845</w:t>
            </w:r>
          </w:p>
        </w:tc>
        <w:tc>
          <w:tcPr>
            <w:tcW w:w="1511"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0.456</w:t>
            </w:r>
          </w:p>
        </w:tc>
        <w:tc>
          <w:tcPr>
            <w:tcW w:w="1247"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1.649</w:t>
            </w:r>
          </w:p>
        </w:tc>
        <w:tc>
          <w:tcPr>
            <w:tcW w:w="1247"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-1.464</w:t>
            </w:r>
          </w:p>
        </w:tc>
        <w:tc>
          <w:tcPr>
            <w:tcW w:w="1248" w:type="dxa"/>
            <w:tcBorders>
              <w:top w:val="nil"/>
              <w:bottom w:val="nil"/>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0.810</w:t>
            </w:r>
          </w:p>
        </w:tc>
      </w:tr>
      <w:tr w:rsidR="003B6EDA">
        <w:tblPrEx>
          <w:tblCellMar>
            <w:top w:w="0" w:type="dxa"/>
            <w:bottom w:w="0" w:type="dxa"/>
          </w:tblCellMar>
        </w:tblPrEx>
        <w:trPr>
          <w:cantSplit/>
          <w:jc w:val="center"/>
        </w:trPr>
        <w:tc>
          <w:tcPr>
            <w:tcW w:w="1542" w:type="dxa"/>
            <w:tcBorders>
              <w:top w:val="nil"/>
              <w:bottom w:val="single" w:sz="12" w:space="0" w:color="auto"/>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新</w:t>
            </w:r>
            <w:r>
              <w:rPr>
                <w:rFonts w:ascii="Times New Roman" w:hAnsi="Times New Roman" w:cs="Times New Roman"/>
                <w:sz w:val="18"/>
                <w:szCs w:val="18"/>
              </w:rPr>
              <w:t>INS/VNS</w:t>
            </w:r>
          </w:p>
        </w:tc>
        <w:tc>
          <w:tcPr>
            <w:tcW w:w="1105" w:type="dxa"/>
            <w:tcBorders>
              <w:top w:val="nil"/>
              <w:bottom w:val="single" w:sz="12" w:space="0" w:color="auto"/>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5.908</w:t>
            </w:r>
          </w:p>
        </w:tc>
        <w:tc>
          <w:tcPr>
            <w:tcW w:w="1511" w:type="dxa"/>
            <w:tcBorders>
              <w:top w:val="nil"/>
              <w:bottom w:val="single" w:sz="12" w:space="0" w:color="auto"/>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0.143</w:t>
            </w:r>
          </w:p>
        </w:tc>
        <w:tc>
          <w:tcPr>
            <w:tcW w:w="1247" w:type="dxa"/>
            <w:tcBorders>
              <w:top w:val="nil"/>
              <w:bottom w:val="single" w:sz="12" w:space="0" w:color="auto"/>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-1.381</w:t>
            </w:r>
          </w:p>
        </w:tc>
        <w:tc>
          <w:tcPr>
            <w:tcW w:w="1247" w:type="dxa"/>
            <w:tcBorders>
              <w:top w:val="nil"/>
              <w:bottom w:val="single" w:sz="12" w:space="0" w:color="auto"/>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0.648</w:t>
            </w:r>
          </w:p>
        </w:tc>
        <w:tc>
          <w:tcPr>
            <w:tcW w:w="1248" w:type="dxa"/>
            <w:tcBorders>
              <w:top w:val="nil"/>
              <w:bottom w:val="single" w:sz="12" w:space="0" w:color="auto"/>
            </w:tcBorders>
            <w:vAlign w:val="center"/>
          </w:tcPr>
          <w:p w:rsidR="003B6EDA" w:rsidRDefault="003E21D5">
            <w:pPr>
              <w:keepLines/>
              <w:widowControl/>
              <w:suppressAutoHyphens/>
              <w:spacing w:line="240" w:lineRule="exact"/>
              <w:ind w:firstLineChars="100" w:firstLine="180"/>
              <w:jc w:val="center"/>
              <w:rPr>
                <w:rFonts w:ascii="Times New Roman" w:hAnsi="Times New Roman" w:cs="Times New Roman"/>
                <w:sz w:val="18"/>
                <w:szCs w:val="18"/>
              </w:rPr>
            </w:pPr>
            <w:r>
              <w:rPr>
                <w:rFonts w:ascii="Times New Roman" w:hAnsi="Times New Roman" w:cs="Times New Roman"/>
                <w:sz w:val="18"/>
                <w:szCs w:val="18"/>
              </w:rPr>
              <w:t>-0.105</w:t>
            </w:r>
          </w:p>
        </w:tc>
      </w:tr>
    </w:tbl>
    <w:p w:rsidR="003B6EDA" w:rsidRDefault="003E21D5">
      <w:pPr>
        <w:pStyle w:val="2"/>
      </w:pPr>
      <w:r>
        <w:t xml:space="preserve">6. </w:t>
      </w:r>
      <w:r>
        <w:t>结论</w:t>
      </w:r>
    </w:p>
    <w:p w:rsidR="003B6EDA" w:rsidRDefault="003E21D5">
      <w:pPr>
        <w:ind w:firstLine="420"/>
        <w:rPr>
          <w:rFonts w:ascii="Times New Roman" w:hAnsi="Times New Roman" w:cs="Times New Roman"/>
        </w:rPr>
      </w:pPr>
      <w:r>
        <w:rPr>
          <w:rFonts w:ascii="Times New Roman" w:hAnsi="Times New Roman" w:cs="Times New Roman"/>
        </w:rPr>
        <w:t>以惯性与视觉相对运动参数差为观测量的传统</w:t>
      </w:r>
      <w:r>
        <w:rPr>
          <w:rFonts w:ascii="Times New Roman" w:hAnsi="Times New Roman" w:cs="Times New Roman" w:hint="eastAsia"/>
        </w:rPr>
        <w:t>INS/VNS</w:t>
      </w:r>
      <w:r>
        <w:rPr>
          <w:rFonts w:ascii="Times New Roman" w:hAnsi="Times New Roman" w:cs="Times New Roman"/>
        </w:rPr>
        <w:t>组合导航方法中，为了使观测模型简单，对惯性姿态误差与平台失准角</w:t>
      </w:r>
      <w:r>
        <w:rPr>
          <w:rFonts w:ascii="Times New Roman" w:hAnsi="Times New Roman" w:cs="Times New Roman" w:hint="eastAsia"/>
        </w:rPr>
        <w:t>的函数关系做了</w:t>
      </w:r>
      <w:r>
        <w:rPr>
          <w:rFonts w:ascii="Times New Roman" w:hAnsi="Times New Roman" w:cs="Times New Roman"/>
        </w:rPr>
        <w:t>近似处理。</w:t>
      </w:r>
      <w:r>
        <w:rPr>
          <w:rFonts w:ascii="Times New Roman" w:hAnsi="Times New Roman" w:cs="Times New Roman" w:hint="eastAsia"/>
        </w:rPr>
        <w:t>本文首先</w:t>
      </w:r>
      <w:r>
        <w:rPr>
          <w:rFonts w:ascii="Times New Roman" w:hAnsi="Times New Roman" w:cs="Times New Roman"/>
        </w:rPr>
        <w:t>定量分析了该近似处理的误差，发现当航向角较大时该近似误差可超过平台失准角，不可忽略。</w:t>
      </w:r>
      <w:r>
        <w:rPr>
          <w:rFonts w:ascii="Times New Roman" w:hAnsi="Times New Roman" w:cs="Times New Roman" w:hint="eastAsia"/>
        </w:rPr>
        <w:t>然</w:t>
      </w:r>
      <w:r>
        <w:rPr>
          <w:rFonts w:ascii="Times New Roman" w:hAnsi="Times New Roman" w:cs="Times New Roman"/>
        </w:rPr>
        <w:t>后</w:t>
      </w:r>
      <w:r>
        <w:rPr>
          <w:rFonts w:ascii="Times New Roman" w:hAnsi="Times New Roman" w:cs="Times New Roman" w:hint="eastAsia"/>
        </w:rPr>
        <w:t>基于</w:t>
      </w:r>
      <w:r>
        <w:rPr>
          <w:rFonts w:ascii="Times New Roman" w:hAnsi="Times New Roman" w:cs="Times New Roman"/>
        </w:rPr>
        <w:t>惯性姿态误差与平台失准角</w:t>
      </w:r>
      <w:r>
        <w:rPr>
          <w:rFonts w:ascii="Times New Roman" w:hAnsi="Times New Roman" w:cs="Times New Roman" w:hint="eastAsia"/>
        </w:rPr>
        <w:t>的准确函数关系</w:t>
      </w:r>
      <w:r>
        <w:rPr>
          <w:rFonts w:ascii="Times New Roman" w:hAnsi="Times New Roman" w:cs="Times New Roman"/>
        </w:rPr>
        <w:t>，建立了改进的观测模型。</w:t>
      </w:r>
      <w:r>
        <w:rPr>
          <w:rFonts w:ascii="Times New Roman" w:hAnsi="Times New Roman" w:cs="Times New Roman" w:hint="eastAsia"/>
        </w:rPr>
        <w:t>最后通过</w:t>
      </w:r>
      <w:r>
        <w:rPr>
          <w:rFonts w:ascii="Times New Roman" w:hAnsi="Times New Roman" w:cs="Times New Roman"/>
        </w:rPr>
        <w:t>月面仿真和地面实验验证了所提出的新观测模型位置、姿态精度均优于传统模型，位置误差减小达</w:t>
      </w:r>
      <w:r>
        <w:rPr>
          <w:rFonts w:ascii="Times New Roman" w:hAnsi="Times New Roman" w:cs="Times New Roman"/>
        </w:rPr>
        <w:t>68%</w:t>
      </w:r>
      <w:r>
        <w:rPr>
          <w:rFonts w:ascii="Times New Roman" w:hAnsi="Times New Roman" w:cs="Times New Roman"/>
        </w:rPr>
        <w:t>以上。</w:t>
      </w:r>
    </w:p>
    <w:p w:rsidR="003B6EDA" w:rsidRDefault="003E21D5">
      <w:pPr>
        <w:jc w:val="center"/>
        <w:rPr>
          <w:rFonts w:ascii="Times New Roman" w:eastAsia="黑体" w:hAnsi="Times New Roman" w:cs="Times New Roman"/>
        </w:rPr>
      </w:pPr>
      <w:r>
        <w:rPr>
          <w:rFonts w:ascii="Times New Roman" w:eastAsia="黑体" w:hAnsi="Times New Roman" w:cs="Times New Roman"/>
        </w:rPr>
        <w:t>参考文献</w:t>
      </w:r>
    </w:p>
    <w:p w:rsidR="003B6EDA" w:rsidRDefault="003E21D5">
      <w:pPr>
        <w:ind w:left="300" w:hangingChars="200" w:hanging="300"/>
        <w:rPr>
          <w:rFonts w:ascii="Times New Roman" w:hAnsi="Times New Roman" w:cs="Times New Roman"/>
          <w:sz w:val="18"/>
          <w:szCs w:val="18"/>
        </w:rPr>
      </w:pPr>
      <w:r>
        <w:rPr>
          <w:rFonts w:ascii="Times New Roman" w:hAnsi="Times New Roman" w:cs="Times New Roman"/>
          <w:sz w:val="15"/>
          <w:szCs w:val="15"/>
        </w:rPr>
        <w:fldChar w:fldCharType="begin"/>
      </w:r>
      <w:r>
        <w:rPr>
          <w:rFonts w:ascii="Times New Roman" w:hAnsi="Times New Roman" w:cs="Times New Roman"/>
          <w:sz w:val="15"/>
          <w:szCs w:val="15"/>
        </w:rPr>
        <w:instrText xml:space="preserve"> ADDIN EN.REFLIST </w:instrText>
      </w:r>
      <w:r>
        <w:rPr>
          <w:rFonts w:ascii="Times New Roman" w:hAnsi="Times New Roman" w:cs="Times New Roman"/>
          <w:sz w:val="15"/>
          <w:szCs w:val="15"/>
        </w:rPr>
        <w:fldChar w:fldCharType="separate"/>
      </w:r>
      <w:bookmarkStart w:id="86" w:name="_ENREF_1"/>
      <w:r>
        <w:rPr>
          <w:rFonts w:ascii="Times New Roman" w:hAnsi="Times New Roman" w:cs="Times New Roman"/>
          <w:sz w:val="18"/>
          <w:szCs w:val="18"/>
        </w:rPr>
        <w:t>[1]</w:t>
      </w:r>
      <w:r>
        <w:rPr>
          <w:rFonts w:ascii="Times New Roman" w:hAnsi="Times New Roman" w:cs="Times New Roman"/>
          <w:sz w:val="18"/>
          <w:szCs w:val="18"/>
        </w:rPr>
        <w:tab/>
      </w:r>
      <w:r>
        <w:rPr>
          <w:rFonts w:ascii="Times New Roman" w:hAnsi="Times New Roman" w:cs="Times New Roman"/>
          <w:caps/>
          <w:sz w:val="18"/>
          <w:szCs w:val="18"/>
        </w:rPr>
        <w:t>Maimone M, Cheng Y, Matthies L</w:t>
      </w:r>
      <w:r>
        <w:rPr>
          <w:rFonts w:ascii="Times New Roman" w:hAnsi="Times New Roman" w:cs="Times New Roman"/>
          <w:sz w:val="18"/>
          <w:szCs w:val="18"/>
        </w:rPr>
        <w:t>. Two years of visual odometry on the mars exploration rovers [J]. Journal of Field Robotics, 2007, 24(3): 169-186.</w:t>
      </w:r>
      <w:bookmarkEnd w:id="86"/>
    </w:p>
    <w:p w:rsidR="003B6EDA" w:rsidRDefault="003E21D5">
      <w:pPr>
        <w:ind w:left="360" w:hangingChars="200" w:hanging="360"/>
        <w:rPr>
          <w:rFonts w:ascii="Times New Roman" w:hAnsi="Times New Roman" w:cs="Times New Roman"/>
          <w:sz w:val="18"/>
          <w:szCs w:val="18"/>
        </w:rPr>
      </w:pPr>
      <w:bookmarkStart w:id="87" w:name="_ENREF_2"/>
      <w:r>
        <w:rPr>
          <w:rFonts w:ascii="Times New Roman" w:hAnsi="Times New Roman" w:cs="Times New Roman"/>
          <w:sz w:val="18"/>
          <w:szCs w:val="18"/>
        </w:rPr>
        <w:t>[2]</w:t>
      </w:r>
      <w:r>
        <w:rPr>
          <w:rFonts w:ascii="Times New Roman" w:hAnsi="Times New Roman" w:cs="Times New Roman"/>
          <w:sz w:val="18"/>
          <w:szCs w:val="18"/>
        </w:rPr>
        <w:tab/>
      </w:r>
      <w:r>
        <w:rPr>
          <w:rFonts w:ascii="Times New Roman" w:hAnsi="Times New Roman" w:cs="Times New Roman"/>
          <w:caps/>
          <w:sz w:val="18"/>
          <w:szCs w:val="18"/>
        </w:rPr>
        <w:t>Grotzinger J P, Crisp J, Vasavada A R</w:t>
      </w:r>
      <w:r>
        <w:rPr>
          <w:rFonts w:ascii="Times New Roman" w:hAnsi="Times New Roman" w:cs="Times New Roman"/>
          <w:sz w:val="18"/>
          <w:szCs w:val="18"/>
        </w:rPr>
        <w:t>, et al. Mars Science Laboratory mission and science investigation [J]. Space science reviews, 2012, 170(1-4): 5-56.</w:t>
      </w:r>
      <w:bookmarkEnd w:id="87"/>
    </w:p>
    <w:p w:rsidR="003B6EDA" w:rsidRDefault="003E21D5">
      <w:pPr>
        <w:ind w:left="360" w:hangingChars="200" w:hanging="360"/>
        <w:rPr>
          <w:rFonts w:ascii="Times New Roman" w:hAnsi="Times New Roman" w:cs="Times New Roman"/>
          <w:sz w:val="18"/>
          <w:szCs w:val="18"/>
        </w:rPr>
      </w:pPr>
      <w:bookmarkStart w:id="88" w:name="_ENREF_3"/>
      <w:r>
        <w:rPr>
          <w:rFonts w:ascii="Times New Roman" w:hAnsi="Times New Roman" w:cs="Times New Roman"/>
          <w:sz w:val="18"/>
          <w:szCs w:val="18"/>
        </w:rPr>
        <w:t>[3]</w:t>
      </w:r>
      <w:r>
        <w:rPr>
          <w:rFonts w:ascii="Times New Roman" w:hAnsi="Times New Roman" w:cs="Times New Roman"/>
          <w:sz w:val="18"/>
          <w:szCs w:val="18"/>
        </w:rPr>
        <w:tab/>
      </w:r>
      <w:r>
        <w:rPr>
          <w:rFonts w:ascii="Times New Roman" w:hAnsi="Times New Roman" w:cs="Times New Roman"/>
          <w:sz w:val="18"/>
          <w:szCs w:val="18"/>
        </w:rPr>
        <w:t>刘传凯，王保丰，王镓，等</w:t>
      </w:r>
      <w:r>
        <w:rPr>
          <w:rFonts w:ascii="Times New Roman" w:hAnsi="Times New Roman" w:cs="Times New Roman"/>
          <w:sz w:val="18"/>
          <w:szCs w:val="18"/>
        </w:rPr>
        <w:t xml:space="preserve">. </w:t>
      </w:r>
      <w:r>
        <w:rPr>
          <w:rFonts w:ascii="Times New Roman" w:hAnsi="Times New Roman" w:cs="Times New Roman"/>
          <w:sz w:val="18"/>
          <w:szCs w:val="18"/>
        </w:rPr>
        <w:t>嫦娥三号巡视器的惯导与视觉组合定姿定位</w:t>
      </w:r>
      <w:r>
        <w:rPr>
          <w:rFonts w:ascii="Times New Roman" w:hAnsi="Times New Roman" w:cs="Times New Roman"/>
          <w:sz w:val="18"/>
          <w:szCs w:val="18"/>
        </w:rPr>
        <w:t xml:space="preserve"> [J]. </w:t>
      </w:r>
      <w:r>
        <w:rPr>
          <w:rFonts w:ascii="Times New Roman" w:hAnsi="Times New Roman" w:cs="Times New Roman"/>
          <w:sz w:val="18"/>
          <w:szCs w:val="18"/>
        </w:rPr>
        <w:t>飞行器测控学报，</w:t>
      </w:r>
      <w:r>
        <w:rPr>
          <w:rFonts w:ascii="Times New Roman" w:hAnsi="Times New Roman" w:cs="Times New Roman"/>
          <w:sz w:val="18"/>
          <w:szCs w:val="18"/>
        </w:rPr>
        <w:t>2014</w:t>
      </w:r>
      <w:r>
        <w:rPr>
          <w:rFonts w:ascii="Times New Roman" w:hAnsi="Times New Roman" w:cs="Times New Roman"/>
          <w:sz w:val="18"/>
          <w:szCs w:val="18"/>
        </w:rPr>
        <w:t>，</w:t>
      </w:r>
      <w:r>
        <w:rPr>
          <w:rFonts w:ascii="Times New Roman" w:hAnsi="Times New Roman" w:cs="Times New Roman"/>
          <w:sz w:val="18"/>
          <w:szCs w:val="18"/>
        </w:rPr>
        <w:t>33(3): 250-257.</w:t>
      </w:r>
      <w:bookmarkEnd w:id="88"/>
    </w:p>
    <w:p w:rsidR="003B6EDA" w:rsidRDefault="003E21D5">
      <w:pPr>
        <w:ind w:left="360" w:hangingChars="200" w:hanging="36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aps/>
          <w:sz w:val="18"/>
          <w:szCs w:val="18"/>
        </w:rPr>
        <w:t>Liu Chuankai, Wang Baofeng, Wang Jia</w:t>
      </w:r>
      <w:r>
        <w:rPr>
          <w:rFonts w:ascii="Times New Roman" w:hAnsi="Times New Roman" w:cs="Times New Roman"/>
          <w:sz w:val="18"/>
          <w:szCs w:val="18"/>
        </w:rPr>
        <w:t>，</w:t>
      </w:r>
      <w:r>
        <w:rPr>
          <w:rFonts w:ascii="Times New Roman" w:hAnsi="Times New Roman" w:cs="Times New Roman"/>
          <w:sz w:val="18"/>
          <w:szCs w:val="18"/>
        </w:rPr>
        <w:t>et al</w:t>
      </w:r>
      <w:r>
        <w:rPr>
          <w:rFonts w:ascii="Times New Roman" w:hAnsi="Times New Roman" w:cs="Times New Roman"/>
          <w:sz w:val="18"/>
          <w:szCs w:val="18"/>
        </w:rPr>
        <w:t>．</w:t>
      </w:r>
      <w:r>
        <w:rPr>
          <w:rFonts w:ascii="Times New Roman" w:hAnsi="Times New Roman" w:cs="Times New Roman"/>
          <w:sz w:val="18"/>
          <w:szCs w:val="18"/>
        </w:rPr>
        <w:t>Integrated INSand vision based orientation determination and positioning of CE 3 lunar rover</w:t>
      </w:r>
      <w:r>
        <w:rPr>
          <w:rFonts w:ascii="Times New Roman" w:hAnsi="Times New Roman" w:cs="Times New Roman" w:hint="eastAsia"/>
          <w:sz w:val="18"/>
          <w:szCs w:val="18"/>
        </w:rPr>
        <w:t xml:space="preserve"> </w:t>
      </w:r>
      <w:r>
        <w:rPr>
          <w:rFonts w:ascii="Times New Roman" w:hAnsi="Times New Roman" w:cs="Times New Roman"/>
          <w:sz w:val="18"/>
          <w:szCs w:val="18"/>
        </w:rPr>
        <w:t>[J]</w:t>
      </w:r>
      <w:r>
        <w:rPr>
          <w:rFonts w:ascii="Times New Roman" w:hAnsi="Times New Roman" w:cs="Times New Roman"/>
          <w:sz w:val="18"/>
          <w:szCs w:val="18"/>
        </w:rPr>
        <w:t>．</w:t>
      </w:r>
      <w:r>
        <w:rPr>
          <w:rFonts w:ascii="Times New Roman" w:hAnsi="Times New Roman" w:cs="Times New Roman"/>
          <w:sz w:val="18"/>
          <w:szCs w:val="18"/>
        </w:rPr>
        <w:t>Journal of Spacecraft TT&amp;C Technology</w:t>
      </w:r>
      <w:r>
        <w:rPr>
          <w:rFonts w:ascii="Times New Roman" w:hAnsi="Times New Roman" w:cs="Times New Roman"/>
          <w:sz w:val="18"/>
          <w:szCs w:val="18"/>
        </w:rPr>
        <w:t>，</w:t>
      </w:r>
      <w:r>
        <w:rPr>
          <w:rFonts w:ascii="Times New Roman" w:hAnsi="Times New Roman" w:cs="Times New Roman"/>
          <w:sz w:val="18"/>
          <w:szCs w:val="18"/>
        </w:rPr>
        <w:t>2014</w:t>
      </w:r>
      <w:r>
        <w:rPr>
          <w:rFonts w:ascii="Times New Roman" w:hAnsi="Times New Roman" w:cs="Times New Roman"/>
          <w:sz w:val="18"/>
          <w:szCs w:val="18"/>
        </w:rPr>
        <w:t>，</w:t>
      </w:r>
      <w:r>
        <w:rPr>
          <w:rFonts w:ascii="Times New Roman" w:hAnsi="Times New Roman" w:cs="Times New Roman"/>
          <w:sz w:val="18"/>
          <w:szCs w:val="18"/>
        </w:rPr>
        <w:t>33(3)</w:t>
      </w:r>
      <w:r>
        <w:rPr>
          <w:rFonts w:ascii="Times New Roman" w:hAnsi="Times New Roman" w:cs="Times New Roman"/>
          <w:sz w:val="18"/>
          <w:szCs w:val="18"/>
        </w:rPr>
        <w:t>：</w:t>
      </w:r>
      <w:r>
        <w:rPr>
          <w:rFonts w:ascii="Times New Roman" w:hAnsi="Times New Roman" w:cs="Times New Roman"/>
          <w:sz w:val="18"/>
          <w:szCs w:val="18"/>
        </w:rPr>
        <w:t>250-257.</w:t>
      </w:r>
    </w:p>
    <w:p w:rsidR="003B6EDA" w:rsidRDefault="003E21D5">
      <w:pPr>
        <w:ind w:left="360" w:hangingChars="200" w:hanging="360"/>
        <w:rPr>
          <w:rFonts w:ascii="Times New Roman" w:hAnsi="Times New Roman" w:cs="Times New Roman"/>
          <w:sz w:val="18"/>
          <w:szCs w:val="18"/>
        </w:rPr>
      </w:pPr>
      <w:bookmarkStart w:id="89" w:name="_ENREF_4"/>
      <w:r>
        <w:rPr>
          <w:rFonts w:ascii="Times New Roman" w:hAnsi="Times New Roman" w:cs="Times New Roman"/>
          <w:sz w:val="18"/>
          <w:szCs w:val="18"/>
        </w:rPr>
        <w:lastRenderedPageBreak/>
        <w:t>[4]</w:t>
      </w:r>
      <w:r>
        <w:rPr>
          <w:rFonts w:ascii="Times New Roman" w:hAnsi="Times New Roman" w:cs="Times New Roman"/>
          <w:sz w:val="18"/>
          <w:szCs w:val="18"/>
        </w:rPr>
        <w:tab/>
      </w:r>
      <w:r>
        <w:rPr>
          <w:rFonts w:ascii="Times New Roman" w:hAnsi="Times New Roman" w:cs="Times New Roman"/>
          <w:caps/>
          <w:sz w:val="18"/>
          <w:szCs w:val="18"/>
        </w:rPr>
        <w:t>Mourikis A I, Trawny N, Roumeliotis S I</w:t>
      </w:r>
      <w:r>
        <w:rPr>
          <w:rFonts w:ascii="Times New Roman" w:hAnsi="Times New Roman" w:cs="Times New Roman"/>
          <w:sz w:val="18"/>
          <w:szCs w:val="18"/>
        </w:rPr>
        <w:t>, et al. Vision-Aided Inertial Navigation for Spacecraft Entry, Descent, and Landing [J]. IEEE Transactions on Robotics, 2009, 25(2): 264-280.</w:t>
      </w:r>
      <w:bookmarkEnd w:id="89"/>
    </w:p>
    <w:p w:rsidR="003B6EDA" w:rsidRDefault="003E21D5">
      <w:pPr>
        <w:ind w:left="360" w:hangingChars="200" w:hanging="360"/>
        <w:rPr>
          <w:rFonts w:ascii="Times New Roman" w:hAnsi="Times New Roman" w:cs="Times New Roman"/>
          <w:sz w:val="18"/>
          <w:szCs w:val="18"/>
        </w:rPr>
      </w:pPr>
      <w:bookmarkStart w:id="90" w:name="_ENREF_5"/>
      <w:r>
        <w:rPr>
          <w:rFonts w:ascii="Times New Roman" w:hAnsi="Times New Roman" w:cs="Times New Roman"/>
          <w:sz w:val="18"/>
          <w:szCs w:val="18"/>
        </w:rPr>
        <w:t>[5]</w:t>
      </w:r>
      <w:r>
        <w:rPr>
          <w:rFonts w:ascii="Times New Roman" w:hAnsi="Times New Roman" w:cs="Times New Roman"/>
          <w:sz w:val="18"/>
          <w:szCs w:val="18"/>
        </w:rPr>
        <w:tab/>
      </w:r>
      <w:r>
        <w:rPr>
          <w:rFonts w:ascii="Times New Roman" w:hAnsi="Times New Roman" w:cs="Times New Roman"/>
          <w:caps/>
          <w:sz w:val="18"/>
          <w:szCs w:val="18"/>
        </w:rPr>
        <w:t>Li M, Mourikis A I</w:t>
      </w:r>
      <w:r>
        <w:rPr>
          <w:rFonts w:ascii="Times New Roman" w:hAnsi="Times New Roman" w:cs="Times New Roman"/>
          <w:sz w:val="18"/>
          <w:szCs w:val="18"/>
        </w:rPr>
        <w:t>. Optimization-based estimator design for vision-aided inertial navigation [J]. Robotics, 2013, 241-248.</w:t>
      </w:r>
      <w:bookmarkEnd w:id="90"/>
    </w:p>
    <w:p w:rsidR="003B6EDA" w:rsidRDefault="003E21D5">
      <w:pPr>
        <w:ind w:left="360" w:hangingChars="200" w:hanging="360"/>
        <w:rPr>
          <w:rFonts w:ascii="Times New Roman" w:hAnsi="Times New Roman" w:cs="Times New Roman"/>
          <w:sz w:val="18"/>
          <w:szCs w:val="18"/>
        </w:rPr>
      </w:pPr>
      <w:bookmarkStart w:id="91" w:name="_ENREF_6"/>
      <w:r>
        <w:rPr>
          <w:rFonts w:ascii="Times New Roman" w:hAnsi="Times New Roman" w:cs="Times New Roman"/>
          <w:sz w:val="18"/>
          <w:szCs w:val="18"/>
        </w:rPr>
        <w:t>[6]</w:t>
      </w:r>
      <w:r>
        <w:rPr>
          <w:rFonts w:ascii="Times New Roman" w:hAnsi="Times New Roman" w:cs="Times New Roman"/>
          <w:sz w:val="18"/>
          <w:szCs w:val="18"/>
        </w:rPr>
        <w:tab/>
      </w:r>
      <w:bookmarkEnd w:id="91"/>
      <w:r>
        <w:rPr>
          <w:rFonts w:ascii="Times New Roman" w:hAnsi="Times New Roman" w:cs="Times New Roman"/>
          <w:caps/>
          <w:sz w:val="18"/>
          <w:szCs w:val="18"/>
        </w:rPr>
        <w:t>Tardif J-P, George M, Laverne M</w:t>
      </w:r>
      <w:r>
        <w:rPr>
          <w:rFonts w:ascii="Times New Roman" w:hAnsi="Times New Roman" w:cs="Times New Roman"/>
          <w:sz w:val="18"/>
          <w:szCs w:val="18"/>
        </w:rPr>
        <w:t>, et al. A new approach to vi-sion-aided inertial navigation [C]</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P</w:t>
      </w:r>
      <w:r>
        <w:rPr>
          <w:rFonts w:ascii="Times New Roman" w:hAnsi="Times New Roman" w:cs="Times New Roman"/>
          <w:sz w:val="18"/>
          <w:szCs w:val="18"/>
        </w:rPr>
        <w:t>roceedings of the IEEE/RSJ International Conference on Intelligent Robots and Systems. Taipei, Taiwan:</w:t>
      </w:r>
      <w:r>
        <w:rPr>
          <w:rFonts w:ascii="Times New Roman" w:hAnsi="Times New Roman" w:cs="Times New Roman" w:hint="eastAsia"/>
          <w:sz w:val="18"/>
          <w:szCs w:val="18"/>
        </w:rPr>
        <w:t xml:space="preserve"> </w:t>
      </w:r>
      <w:r>
        <w:rPr>
          <w:rFonts w:ascii="Times New Roman" w:hAnsi="Times New Roman" w:cs="Times New Roman"/>
          <w:sz w:val="18"/>
          <w:szCs w:val="18"/>
        </w:rPr>
        <w:t>2010,</w:t>
      </w:r>
      <w:r>
        <w:rPr>
          <w:rFonts w:ascii="Times New Roman" w:hAnsi="Times New Roman" w:cs="Times New Roman" w:hint="eastAsia"/>
          <w:sz w:val="18"/>
          <w:szCs w:val="18"/>
        </w:rPr>
        <w:t xml:space="preserve"> </w:t>
      </w:r>
      <w:r>
        <w:rPr>
          <w:rFonts w:ascii="Times New Roman" w:hAnsi="Times New Roman" w:cs="Times New Roman"/>
          <w:sz w:val="18"/>
          <w:szCs w:val="18"/>
        </w:rPr>
        <w:t>10: 4161-4168.</w:t>
      </w:r>
    </w:p>
    <w:p w:rsidR="003B6EDA" w:rsidRDefault="003E21D5">
      <w:pPr>
        <w:ind w:left="360" w:hangingChars="200" w:hanging="360"/>
        <w:rPr>
          <w:rFonts w:ascii="Times New Roman" w:hAnsi="Times New Roman" w:cs="Times New Roman"/>
          <w:sz w:val="18"/>
          <w:szCs w:val="18"/>
        </w:rPr>
      </w:pPr>
      <w:bookmarkStart w:id="92" w:name="_ENREF_7"/>
      <w:r>
        <w:rPr>
          <w:rFonts w:ascii="Times New Roman" w:hAnsi="Times New Roman" w:cs="Times New Roman"/>
          <w:sz w:val="18"/>
          <w:szCs w:val="18"/>
        </w:rPr>
        <w:t>[7]</w:t>
      </w:r>
      <w:r>
        <w:rPr>
          <w:rFonts w:ascii="Times New Roman" w:hAnsi="Times New Roman" w:cs="Times New Roman"/>
          <w:sz w:val="18"/>
          <w:szCs w:val="18"/>
        </w:rPr>
        <w:tab/>
      </w:r>
      <w:bookmarkEnd w:id="92"/>
      <w:r>
        <w:rPr>
          <w:rFonts w:ascii="Times New Roman" w:hAnsi="Times New Roman" w:cs="Times New Roman"/>
          <w:caps/>
          <w:sz w:val="18"/>
          <w:szCs w:val="18"/>
        </w:rPr>
        <w:t>Mourikis A I, Roumeliotis S I</w:t>
      </w:r>
      <w:r>
        <w:rPr>
          <w:rFonts w:ascii="Times New Roman" w:hAnsi="Times New Roman" w:cs="Times New Roman"/>
          <w:sz w:val="18"/>
          <w:szCs w:val="18"/>
        </w:rPr>
        <w:t>. On the treatment of relative-pose measurements for mobile robot localization</w:t>
      </w:r>
      <w:r>
        <w:rPr>
          <w:rFonts w:ascii="Times New Roman" w:hAnsi="Times New Roman" w:cs="Times New Roman" w:hint="eastAsia"/>
          <w:sz w:val="18"/>
          <w:szCs w:val="18"/>
        </w:rPr>
        <w:t xml:space="preserve"> </w:t>
      </w:r>
      <w:r>
        <w:rPr>
          <w:rFonts w:ascii="Times New Roman" w:hAnsi="Times New Roman" w:cs="Times New Roman"/>
          <w:sz w:val="18"/>
          <w:szCs w:val="18"/>
        </w:rPr>
        <w:t>[C]</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P</w:t>
      </w:r>
      <w:r>
        <w:rPr>
          <w:rFonts w:ascii="Times New Roman" w:hAnsi="Times New Roman" w:cs="Times New Roman"/>
          <w:sz w:val="18"/>
          <w:szCs w:val="18"/>
        </w:rPr>
        <w:t>roceedings of IEEE International Conference on Robotics and Automation, IEEE, 2006: 2277-2284</w:t>
      </w:r>
    </w:p>
    <w:p w:rsidR="003B6EDA" w:rsidRDefault="003E21D5">
      <w:pPr>
        <w:ind w:left="360" w:hangingChars="200" w:hanging="360"/>
        <w:rPr>
          <w:rFonts w:ascii="Times New Roman" w:hAnsi="Times New Roman" w:cs="Times New Roman"/>
          <w:sz w:val="18"/>
          <w:szCs w:val="18"/>
        </w:rPr>
      </w:pPr>
      <w:bookmarkStart w:id="93" w:name="_ENREF_8"/>
      <w:r>
        <w:rPr>
          <w:rFonts w:ascii="Times New Roman" w:hAnsi="Times New Roman" w:cs="Times New Roman"/>
          <w:sz w:val="18"/>
          <w:szCs w:val="18"/>
        </w:rPr>
        <w:t>[8]</w:t>
      </w:r>
      <w:r>
        <w:rPr>
          <w:rFonts w:ascii="Times New Roman" w:hAnsi="Times New Roman" w:cs="Times New Roman"/>
          <w:sz w:val="18"/>
          <w:szCs w:val="18"/>
        </w:rPr>
        <w:tab/>
      </w:r>
      <w:r>
        <w:rPr>
          <w:rFonts w:ascii="Times New Roman" w:hAnsi="Times New Roman" w:cs="Times New Roman"/>
          <w:caps/>
          <w:sz w:val="18"/>
          <w:szCs w:val="18"/>
        </w:rPr>
        <w:t>Roumeliotis S I, Johnson A E, Montgomery J F</w:t>
      </w:r>
      <w:r>
        <w:rPr>
          <w:rFonts w:ascii="Times New Roman" w:hAnsi="Times New Roman" w:cs="Times New Roman"/>
          <w:sz w:val="18"/>
          <w:szCs w:val="18"/>
        </w:rPr>
        <w:t>. Augmenting Inertial Navigation with Image-Based Motion Estimation [</w:t>
      </w:r>
      <w:r>
        <w:rPr>
          <w:rFonts w:ascii="Times New Roman" w:hAnsi="Times New Roman" w:cs="Times New Roman" w:hint="eastAsia"/>
          <w:sz w:val="18"/>
          <w:szCs w:val="18"/>
        </w:rPr>
        <w:t>C</w:t>
      </w:r>
      <w:r>
        <w:rPr>
          <w:rFonts w:ascii="Times New Roman" w:hAnsi="Times New Roman" w:cs="Times New Roman"/>
          <w:sz w:val="18"/>
          <w:szCs w:val="18"/>
        </w:rPr>
        <w:t>]. International Conference on Robotics and Automation. 2002: 4326-4333.</w:t>
      </w:r>
      <w:bookmarkEnd w:id="93"/>
    </w:p>
    <w:p w:rsidR="003B6EDA" w:rsidRDefault="003E21D5">
      <w:pPr>
        <w:ind w:left="360" w:hangingChars="200" w:hanging="360"/>
        <w:rPr>
          <w:rFonts w:ascii="Times New Roman" w:hAnsi="Times New Roman" w:cs="Times New Roman"/>
          <w:sz w:val="18"/>
          <w:szCs w:val="18"/>
        </w:rPr>
      </w:pPr>
      <w:bookmarkStart w:id="94" w:name="_ENREF_9"/>
      <w:r>
        <w:rPr>
          <w:rFonts w:ascii="Times New Roman" w:hAnsi="Times New Roman" w:cs="Times New Roman"/>
          <w:sz w:val="18"/>
          <w:szCs w:val="18"/>
        </w:rPr>
        <w:t>[9]</w:t>
      </w:r>
      <w:r>
        <w:rPr>
          <w:rFonts w:ascii="Times New Roman" w:hAnsi="Times New Roman" w:cs="Times New Roman"/>
          <w:sz w:val="18"/>
          <w:szCs w:val="18"/>
        </w:rPr>
        <w:tab/>
        <w:t>TITTERTON D H, WESTON J L. Strapdown Inertial Navigation Technology (2nd Edition) [M]. UK: Institution of Engineering and Technology, 2004.</w:t>
      </w:r>
      <w:bookmarkEnd w:id="94"/>
    </w:p>
    <w:p w:rsidR="003B6EDA" w:rsidRDefault="003E21D5">
      <w:pPr>
        <w:ind w:left="360" w:hangingChars="200" w:hanging="360"/>
        <w:rPr>
          <w:rFonts w:ascii="Times New Roman" w:hAnsi="Times New Roman" w:cs="Times New Roman"/>
          <w:sz w:val="18"/>
          <w:szCs w:val="18"/>
        </w:rPr>
      </w:pPr>
      <w:bookmarkStart w:id="95" w:name="_ENREF_10"/>
      <w:r>
        <w:rPr>
          <w:rFonts w:ascii="Times New Roman" w:hAnsi="Times New Roman" w:cs="Times New Roman"/>
          <w:sz w:val="18"/>
          <w:szCs w:val="18"/>
        </w:rPr>
        <w:t>[10]</w:t>
      </w:r>
      <w:r>
        <w:rPr>
          <w:rFonts w:ascii="Times New Roman" w:hAnsi="Times New Roman" w:cs="Times New Roman"/>
          <w:sz w:val="18"/>
          <w:szCs w:val="18"/>
        </w:rPr>
        <w:tab/>
      </w:r>
      <w:r>
        <w:rPr>
          <w:rFonts w:ascii="Times New Roman" w:hAnsi="Times New Roman" w:cs="Times New Roman"/>
          <w:sz w:val="18"/>
          <w:szCs w:val="18"/>
        </w:rPr>
        <w:t>王</w:t>
      </w:r>
      <w:r>
        <w:rPr>
          <w:rFonts w:ascii="Times New Roman" w:hAnsi="Times New Roman" w:cs="Times New Roman" w:hint="eastAsia"/>
          <w:sz w:val="18"/>
          <w:szCs w:val="18"/>
        </w:rPr>
        <w:t>保</w:t>
      </w:r>
      <w:r>
        <w:rPr>
          <w:rFonts w:ascii="Times New Roman" w:hAnsi="Times New Roman" w:cs="Times New Roman"/>
          <w:sz w:val="18"/>
          <w:szCs w:val="18"/>
        </w:rPr>
        <w:t>丰，周建亮，唐歌实，等</w:t>
      </w:r>
      <w:r>
        <w:rPr>
          <w:rFonts w:ascii="Times New Roman" w:hAnsi="Times New Roman" w:cs="Times New Roman"/>
          <w:sz w:val="18"/>
          <w:szCs w:val="18"/>
        </w:rPr>
        <w:t xml:space="preserve">. </w:t>
      </w:r>
      <w:r>
        <w:rPr>
          <w:rFonts w:ascii="Times New Roman" w:hAnsi="Times New Roman" w:cs="Times New Roman"/>
          <w:sz w:val="18"/>
          <w:szCs w:val="18"/>
        </w:rPr>
        <w:t>嫦娥三号巡视器视觉定位方法</w:t>
      </w:r>
      <w:r>
        <w:rPr>
          <w:rFonts w:ascii="Times New Roman" w:hAnsi="Times New Roman" w:cs="Times New Roman"/>
          <w:sz w:val="18"/>
          <w:szCs w:val="18"/>
        </w:rPr>
        <w:t xml:space="preserve"> [J]. </w:t>
      </w:r>
      <w:r>
        <w:rPr>
          <w:rFonts w:ascii="Times New Roman" w:hAnsi="Times New Roman" w:cs="Times New Roman"/>
          <w:sz w:val="18"/>
          <w:szCs w:val="18"/>
        </w:rPr>
        <w:t>中国科学：</w:t>
      </w:r>
      <w:r>
        <w:rPr>
          <w:rFonts w:ascii="Times New Roman" w:hAnsi="Times New Roman" w:cs="Times New Roman"/>
          <w:sz w:val="18"/>
          <w:szCs w:val="18"/>
        </w:rPr>
        <w:t xml:space="preserve">  </w:t>
      </w:r>
      <w:r>
        <w:rPr>
          <w:rFonts w:ascii="Times New Roman" w:hAnsi="Times New Roman" w:cs="Times New Roman"/>
          <w:sz w:val="18"/>
          <w:szCs w:val="18"/>
        </w:rPr>
        <w:t>信息科学</w:t>
      </w:r>
      <w:r>
        <w:rPr>
          <w:rFonts w:ascii="Times New Roman" w:hAnsi="Times New Roman" w:cs="Times New Roman"/>
          <w:sz w:val="18"/>
          <w:szCs w:val="18"/>
        </w:rPr>
        <w:t>, 2014, 44(4)</w:t>
      </w:r>
      <w:r>
        <w:rPr>
          <w:rFonts w:ascii="Times New Roman" w:hAnsi="Times New Roman" w:cs="Times New Roman"/>
          <w:sz w:val="18"/>
          <w:szCs w:val="18"/>
        </w:rPr>
        <w:t>：</w:t>
      </w:r>
      <w:r>
        <w:rPr>
          <w:rFonts w:ascii="Times New Roman" w:hAnsi="Times New Roman" w:cs="Times New Roman"/>
          <w:sz w:val="18"/>
          <w:szCs w:val="18"/>
        </w:rPr>
        <w:t>452-460.</w:t>
      </w:r>
      <w:bookmarkEnd w:id="95"/>
    </w:p>
    <w:p w:rsidR="003B6EDA" w:rsidRDefault="003E21D5">
      <w:pPr>
        <w:ind w:left="360" w:hangingChars="200" w:hanging="360"/>
        <w:rPr>
          <w:rFonts w:ascii="Times New Roman" w:hAnsi="Times New Roman" w:cs="Times New Roman"/>
          <w:sz w:val="18"/>
          <w:szCs w:val="18"/>
        </w:rPr>
      </w:pPr>
      <w:r>
        <w:rPr>
          <w:rFonts w:ascii="Times New Roman" w:hAnsi="Times New Roman" w:cs="Times New Roman"/>
          <w:sz w:val="18"/>
          <w:szCs w:val="18"/>
        </w:rPr>
        <w:tab/>
        <w:t>WANG BAOFENG, ZHOU JIANLIANG, TANG GESHI, et al. Research on visual localization method of lunar rover</w:t>
      </w:r>
      <w:r>
        <w:rPr>
          <w:rFonts w:ascii="Times New Roman" w:hAnsi="Times New Roman" w:cs="Times New Roman" w:hint="eastAsia"/>
          <w:sz w:val="18"/>
          <w:szCs w:val="18"/>
        </w:rPr>
        <w:t xml:space="preserve"> </w:t>
      </w:r>
      <w:r>
        <w:rPr>
          <w:rFonts w:ascii="Times New Roman" w:hAnsi="Times New Roman" w:cs="Times New Roman"/>
          <w:sz w:val="18"/>
          <w:szCs w:val="18"/>
        </w:rPr>
        <w:t>[J]. Science China., 2014, 44(4):452-60.</w:t>
      </w:r>
    </w:p>
    <w:p w:rsidR="003B6EDA" w:rsidRDefault="003E21D5">
      <w:pPr>
        <w:ind w:left="360" w:hangingChars="200" w:hanging="360"/>
        <w:rPr>
          <w:rFonts w:ascii="Times New Roman" w:hAnsi="Times New Roman" w:cs="Times New Roman"/>
          <w:sz w:val="18"/>
          <w:szCs w:val="18"/>
        </w:rPr>
      </w:pPr>
      <w:bookmarkStart w:id="96" w:name="_ENREF_11"/>
      <w:r>
        <w:rPr>
          <w:rFonts w:ascii="Times New Roman" w:hAnsi="Times New Roman" w:cs="Times New Roman"/>
          <w:sz w:val="18"/>
          <w:szCs w:val="18"/>
        </w:rPr>
        <w:t>[11]</w:t>
      </w:r>
      <w:r>
        <w:rPr>
          <w:rFonts w:ascii="Times New Roman" w:hAnsi="Times New Roman" w:cs="Times New Roman"/>
          <w:sz w:val="18"/>
          <w:szCs w:val="18"/>
        </w:rPr>
        <w:tab/>
        <w:t>LU W, XIANG Z, LIU J. High-performance visual odometry with two-stage local binocular BA and GPU</w:t>
      </w:r>
      <w:r>
        <w:rPr>
          <w:rFonts w:ascii="Times New Roman" w:hAnsi="Times New Roman" w:cs="Times New Roman" w:hint="eastAsia"/>
          <w:sz w:val="18"/>
          <w:szCs w:val="18"/>
        </w:rPr>
        <w:t xml:space="preserve"> </w:t>
      </w:r>
      <w:r>
        <w:rPr>
          <w:rFonts w:ascii="Times New Roman" w:hAnsi="Times New Roman" w:cs="Times New Roman"/>
          <w:sz w:val="18"/>
          <w:szCs w:val="18"/>
        </w:rPr>
        <w:t>[C]</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P</w:t>
      </w:r>
      <w:r>
        <w:rPr>
          <w:rFonts w:ascii="Times New Roman" w:hAnsi="Times New Roman" w:cs="Times New Roman"/>
          <w:sz w:val="18"/>
          <w:szCs w:val="18"/>
        </w:rPr>
        <w:t>roceedings of the Intelligent Vehicles Symposium (IV), Australia: IEEE, 2013</w:t>
      </w:r>
      <w:bookmarkEnd w:id="96"/>
      <w:r>
        <w:rPr>
          <w:rFonts w:ascii="Times New Roman" w:hAnsi="Times New Roman" w:cs="Times New Roman"/>
          <w:sz w:val="18"/>
          <w:szCs w:val="18"/>
        </w:rPr>
        <w:t>,7: 1107-1112</w:t>
      </w:r>
    </w:p>
    <w:p w:rsidR="003B6EDA" w:rsidRDefault="003E21D5">
      <w:pPr>
        <w:ind w:left="360" w:hangingChars="200" w:hanging="360"/>
        <w:rPr>
          <w:rFonts w:ascii="Times New Roman" w:hAnsi="Times New Roman" w:cs="Times New Roman"/>
          <w:sz w:val="18"/>
          <w:szCs w:val="18"/>
        </w:rPr>
      </w:pPr>
      <w:bookmarkStart w:id="97" w:name="_ENREF_12"/>
      <w:r>
        <w:rPr>
          <w:rFonts w:ascii="Times New Roman" w:hAnsi="Times New Roman" w:cs="Times New Roman"/>
          <w:sz w:val="18"/>
          <w:szCs w:val="18"/>
        </w:rPr>
        <w:t>[12]</w:t>
      </w:r>
      <w:r>
        <w:rPr>
          <w:rFonts w:ascii="Times New Roman" w:hAnsi="Times New Roman" w:cs="Times New Roman"/>
          <w:sz w:val="18"/>
          <w:szCs w:val="18"/>
        </w:rPr>
        <w:tab/>
        <w:t>LOWE D G. Distinctive Image Features from Scale-Invariant Keypoints [J]. International Journal of Computer Vision, 2004, 2: 91-110.</w:t>
      </w:r>
      <w:bookmarkEnd w:id="97"/>
    </w:p>
    <w:p w:rsidR="003B6EDA" w:rsidRDefault="003E21D5">
      <w:pPr>
        <w:ind w:left="360" w:hangingChars="200" w:hanging="360"/>
        <w:rPr>
          <w:rFonts w:ascii="Times New Roman" w:hAnsi="Times New Roman" w:cs="Times New Roman"/>
          <w:sz w:val="18"/>
          <w:szCs w:val="18"/>
        </w:rPr>
      </w:pPr>
      <w:bookmarkStart w:id="98" w:name="_ENREF_13"/>
      <w:r>
        <w:rPr>
          <w:rFonts w:ascii="Times New Roman" w:hAnsi="Times New Roman" w:cs="Times New Roman"/>
          <w:sz w:val="18"/>
          <w:szCs w:val="18"/>
        </w:rPr>
        <w:t>[13]</w:t>
      </w:r>
      <w:r>
        <w:rPr>
          <w:rFonts w:ascii="Times New Roman" w:hAnsi="Times New Roman" w:cs="Times New Roman"/>
          <w:sz w:val="18"/>
          <w:szCs w:val="18"/>
        </w:rPr>
        <w:tab/>
        <w:t>FANG Q, HUANG S X. UKF for Integrated Vision and Inertial Sensors Based on Three-View Geometry [J]. Sensors Journal, IEEE, 2013, 13(7): 2711-2719.</w:t>
      </w:r>
      <w:bookmarkEnd w:id="98"/>
    </w:p>
    <w:p w:rsidR="003B6EDA" w:rsidRDefault="003E21D5">
      <w:pPr>
        <w:ind w:left="360" w:hangingChars="200" w:hanging="360"/>
        <w:rPr>
          <w:rFonts w:ascii="Times New Roman" w:hAnsi="Times New Roman" w:cs="Times New Roman"/>
          <w:sz w:val="18"/>
          <w:szCs w:val="18"/>
        </w:rPr>
      </w:pPr>
      <w:bookmarkStart w:id="99" w:name="_ENREF_14"/>
      <w:r>
        <w:rPr>
          <w:rFonts w:ascii="Times New Roman" w:hAnsi="Times New Roman" w:cs="Times New Roman"/>
          <w:sz w:val="18"/>
          <w:szCs w:val="18"/>
        </w:rPr>
        <w:t>[14]</w:t>
      </w:r>
      <w:r>
        <w:rPr>
          <w:rFonts w:ascii="Times New Roman" w:hAnsi="Times New Roman" w:cs="Times New Roman"/>
          <w:sz w:val="18"/>
          <w:szCs w:val="18"/>
        </w:rPr>
        <w:tab/>
        <w:t>DI CORATO F, INNOCENTI M, POLLINI L. An Entropy-Like Approach to Vision-Aided Inertial Navigation</w:t>
      </w:r>
      <w:r>
        <w:rPr>
          <w:rFonts w:ascii="Times New Roman" w:hAnsi="Times New Roman" w:cs="Times New Roman" w:hint="eastAsia"/>
          <w:sz w:val="18"/>
          <w:szCs w:val="18"/>
        </w:rPr>
        <w:t xml:space="preserve"> </w:t>
      </w:r>
      <w:r>
        <w:rPr>
          <w:rFonts w:ascii="Times New Roman" w:hAnsi="Times New Roman" w:cs="Times New Roman"/>
          <w:sz w:val="18"/>
          <w:szCs w:val="18"/>
        </w:rPr>
        <w:t>[C]</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P</w:t>
      </w:r>
      <w:r>
        <w:rPr>
          <w:rFonts w:ascii="Times New Roman" w:hAnsi="Times New Roman" w:cs="Times New Roman"/>
          <w:sz w:val="18"/>
          <w:szCs w:val="18"/>
        </w:rPr>
        <w:t>roceedings of the Proc of 18th IFAC World Congress, Milano : 2011</w:t>
      </w:r>
      <w:bookmarkEnd w:id="99"/>
      <w:r>
        <w:rPr>
          <w:rFonts w:ascii="Times New Roman" w:hAnsi="Times New Roman" w:cs="Times New Roman"/>
          <w:sz w:val="18"/>
          <w:szCs w:val="18"/>
        </w:rPr>
        <w:t>,8: 13789-13794</w:t>
      </w:r>
    </w:p>
    <w:p w:rsidR="003B6EDA" w:rsidRDefault="003E21D5">
      <w:pPr>
        <w:ind w:left="360" w:hangingChars="200" w:hanging="360"/>
        <w:rPr>
          <w:rFonts w:ascii="Times New Roman" w:hAnsi="Times New Roman" w:cs="Times New Roman"/>
          <w:sz w:val="18"/>
          <w:szCs w:val="18"/>
        </w:rPr>
      </w:pPr>
      <w:bookmarkStart w:id="100" w:name="_ENREF_15"/>
      <w:r>
        <w:rPr>
          <w:rFonts w:ascii="Times New Roman" w:hAnsi="Times New Roman" w:cs="Times New Roman"/>
          <w:sz w:val="18"/>
          <w:szCs w:val="18"/>
        </w:rPr>
        <w:t>[15]</w:t>
      </w:r>
      <w:r>
        <w:rPr>
          <w:rFonts w:ascii="Times New Roman" w:hAnsi="Times New Roman" w:cs="Times New Roman"/>
          <w:sz w:val="18"/>
          <w:szCs w:val="18"/>
        </w:rPr>
        <w:tab/>
        <w:t>CHILIAN A, HIRSCHMULLER H, GORNER M. Multisensor data fusion for robust pose estimation of a six-legged walking robot [</w:t>
      </w:r>
      <w:r>
        <w:rPr>
          <w:rFonts w:ascii="Times New Roman" w:hAnsi="Times New Roman" w:cs="Times New Roman" w:hint="eastAsia"/>
          <w:sz w:val="18"/>
          <w:szCs w:val="18"/>
        </w:rPr>
        <w:t>C</w:t>
      </w:r>
      <w:r>
        <w:rPr>
          <w:rFonts w:ascii="Times New Roman" w:hAnsi="Times New Roman" w:cs="Times New Roman"/>
          <w:sz w:val="18"/>
          <w:szCs w:val="18"/>
        </w:rPr>
        <w:t>]. International Conference on Intelligent R</w:t>
      </w:r>
      <w:r>
        <w:rPr>
          <w:rFonts w:ascii="Times New Roman" w:hAnsi="Times New Roman" w:cs="Times New Roman" w:hint="eastAsia"/>
          <w:sz w:val="18"/>
          <w:szCs w:val="18"/>
        </w:rPr>
        <w:t>o</w:t>
      </w:r>
      <w:r>
        <w:rPr>
          <w:rFonts w:ascii="Times New Roman" w:hAnsi="Times New Roman" w:cs="Times New Roman"/>
          <w:sz w:val="18"/>
          <w:szCs w:val="18"/>
        </w:rPr>
        <w:t>bots and Systems. 2011: 2497-2504.</w:t>
      </w:r>
      <w:bookmarkEnd w:id="100"/>
    </w:p>
    <w:p w:rsidR="003B6EDA" w:rsidRDefault="003E21D5">
      <w:pPr>
        <w:ind w:left="360" w:hangingChars="200" w:hanging="360"/>
        <w:rPr>
          <w:rFonts w:ascii="Times New Roman" w:hAnsi="Times New Roman" w:cs="Times New Roman"/>
          <w:sz w:val="18"/>
          <w:szCs w:val="18"/>
        </w:rPr>
      </w:pPr>
      <w:bookmarkStart w:id="101" w:name="_ENREF_16"/>
      <w:r>
        <w:rPr>
          <w:rFonts w:ascii="Times New Roman" w:hAnsi="Times New Roman" w:cs="Times New Roman"/>
          <w:sz w:val="18"/>
          <w:szCs w:val="18"/>
        </w:rPr>
        <w:t>[16]</w:t>
      </w:r>
      <w:r>
        <w:rPr>
          <w:rFonts w:ascii="Times New Roman" w:hAnsi="Times New Roman" w:cs="Times New Roman"/>
          <w:sz w:val="18"/>
          <w:szCs w:val="18"/>
        </w:rPr>
        <w:tab/>
        <w:t>GEIGER A, LENZ P, STILLER C, et al. Vision meets robotics: The KITTI dataset [J]. International Journal of Robotics Research , 2013, 11: 1231-1237.</w:t>
      </w:r>
      <w:bookmarkEnd w:id="101"/>
    </w:p>
    <w:p w:rsidR="003B6EDA" w:rsidRDefault="003B6EDA">
      <w:pPr>
        <w:rPr>
          <w:rFonts w:cs="Calibri"/>
          <w:sz w:val="20"/>
          <w:szCs w:val="15"/>
        </w:rPr>
      </w:pPr>
    </w:p>
    <w:p w:rsidR="003B6EDA" w:rsidRDefault="003E21D5">
      <w:pPr>
        <w:ind w:firstLine="420"/>
        <w:rPr>
          <w:rFonts w:ascii="Times New Roman" w:eastAsia="黑体" w:hAnsi="Times New Roman" w:cs="Times New Roman"/>
          <w:szCs w:val="21"/>
        </w:rPr>
      </w:pPr>
      <w:r>
        <w:rPr>
          <w:rFonts w:ascii="Times New Roman" w:hAnsi="Times New Roman" w:cs="Times New Roman"/>
          <w:sz w:val="15"/>
          <w:szCs w:val="15"/>
        </w:rPr>
        <w:fldChar w:fldCharType="end"/>
      </w:r>
      <w:r>
        <w:rPr>
          <w:rFonts w:ascii="Times New Roman" w:eastAsia="黑体" w:hAnsi="Times New Roman" w:cs="Times New Roman"/>
          <w:szCs w:val="21"/>
        </w:rPr>
        <w:t>作者简介</w:t>
      </w:r>
    </w:p>
    <w:p w:rsidR="003B6EDA" w:rsidRDefault="003E21D5">
      <w:pPr>
        <w:ind w:firstLineChars="200" w:firstLine="420"/>
        <w:rPr>
          <w:rFonts w:ascii="Times New Roman" w:hAnsi="Times New Roman" w:cs="Times New Roman"/>
          <w:szCs w:val="21"/>
        </w:rPr>
      </w:pPr>
      <w:r>
        <w:rPr>
          <w:rFonts w:ascii="Times New Roman" w:hAnsi="Times New Roman" w:cs="Times New Roman"/>
          <w:szCs w:val="21"/>
        </w:rPr>
        <w:t>宁晓琳，</w:t>
      </w:r>
      <w:r>
        <w:rPr>
          <w:rFonts w:ascii="Times New Roman" w:hAnsi="Times New Roman" w:cs="Times New Roman"/>
          <w:szCs w:val="21"/>
        </w:rPr>
        <w:t>1979</w:t>
      </w:r>
      <w:r>
        <w:rPr>
          <w:rFonts w:ascii="Times New Roman" w:hAnsi="Times New Roman" w:cs="Times New Roman"/>
          <w:szCs w:val="21"/>
        </w:rPr>
        <w:t>年生，</w:t>
      </w:r>
      <w:r>
        <w:rPr>
          <w:rFonts w:ascii="Times New Roman" w:hAnsi="Times New Roman" w:cs="Times New Roman"/>
          <w:szCs w:val="21"/>
        </w:rPr>
        <w:t>2007</w:t>
      </w:r>
      <w:r>
        <w:rPr>
          <w:rFonts w:ascii="Times New Roman" w:hAnsi="Times New Roman" w:cs="Times New Roman"/>
          <w:szCs w:val="21"/>
        </w:rPr>
        <w:t>年获北京航空航天大学工学博士学位，现为北京航空航天大学副教授，研究方向为组合导航。</w:t>
      </w:r>
    </w:p>
    <w:p w:rsidR="003B6EDA" w:rsidRDefault="003E21D5">
      <w:pPr>
        <w:jc w:val="center"/>
        <w:outlineLvl w:val="1"/>
        <w:rPr>
          <w:rFonts w:ascii="Times New Roman" w:eastAsia="黑体" w:hAnsi="Times New Roman" w:cs="Times New Roman"/>
          <w:b/>
          <w:sz w:val="32"/>
          <w:szCs w:val="32"/>
        </w:rPr>
      </w:pPr>
      <w:r>
        <w:rPr>
          <w:rFonts w:ascii="Times New Roman" w:eastAsia="黑体" w:hAnsi="Times New Roman" w:cs="Times New Roman"/>
          <w:b/>
          <w:sz w:val="32"/>
          <w:szCs w:val="32"/>
        </w:rPr>
        <w:t>An Improved INS/VNS Integrated Navigation Measurement Model for Lunar Rover</w:t>
      </w:r>
    </w:p>
    <w:p w:rsidR="003B6EDA" w:rsidRDefault="003E21D5">
      <w:pPr>
        <w:jc w:val="center"/>
        <w:rPr>
          <w:rFonts w:ascii="Times New Roman" w:hAnsi="Times New Roman" w:cs="Times New Roman"/>
          <w:szCs w:val="21"/>
        </w:rPr>
      </w:pPr>
      <w:proofErr w:type="spellStart"/>
      <w:r>
        <w:rPr>
          <w:rFonts w:ascii="Times New Roman" w:hAnsi="Times New Roman" w:cs="Times New Roman"/>
          <w:szCs w:val="21"/>
        </w:rPr>
        <w:t>Ning</w:t>
      </w:r>
      <w:proofErr w:type="spellEnd"/>
      <w:r>
        <w:rPr>
          <w:rFonts w:ascii="Times New Roman" w:hAnsi="Times New Roman" w:cs="Times New Roman"/>
          <w:szCs w:val="21"/>
        </w:rPr>
        <w:t xml:space="preserve"> Xiaolin</w:t>
      </w:r>
      <w:r>
        <w:rPr>
          <w:rFonts w:ascii="Times New Roman" w:eastAsia="仿宋_GB2312" w:hAnsi="Times New Roman" w:cs="Times New Roman"/>
          <w:szCs w:val="21"/>
          <w:vertAlign w:val="superscript"/>
        </w:rPr>
        <w:t>1,2</w:t>
      </w:r>
      <w:r>
        <w:rPr>
          <w:rFonts w:ascii="Times New Roman" w:hAnsi="Times New Roman" w:cs="Times New Roman"/>
          <w:szCs w:val="21"/>
        </w:rPr>
        <w:t xml:space="preserve">  </w:t>
      </w:r>
      <w:proofErr w:type="spellStart"/>
      <w:r>
        <w:rPr>
          <w:rFonts w:ascii="Times New Roman" w:hAnsi="Times New Roman" w:cs="Times New Roman"/>
          <w:szCs w:val="21"/>
        </w:rPr>
        <w:t>Xu</w:t>
      </w:r>
      <w:proofErr w:type="spellEnd"/>
      <w:r>
        <w:rPr>
          <w:rFonts w:ascii="Times New Roman" w:hAnsi="Times New Roman" w:cs="Times New Roman"/>
          <w:szCs w:val="21"/>
        </w:rPr>
        <w:t xml:space="preserve"> Yongzhi</w:t>
      </w:r>
      <w:r>
        <w:rPr>
          <w:rFonts w:ascii="Times New Roman" w:eastAsia="仿宋_GB2312" w:hAnsi="Times New Roman" w:cs="Times New Roman"/>
          <w:szCs w:val="21"/>
          <w:vertAlign w:val="superscript"/>
        </w:rPr>
        <w:t>1</w:t>
      </w:r>
    </w:p>
    <w:p w:rsidR="003B6EDA" w:rsidRDefault="003E21D5">
      <w:pPr>
        <w:ind w:firstLine="360"/>
        <w:jc w:val="cente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1.</w:t>
      </w:r>
      <w:r>
        <w:rPr>
          <w:rFonts w:ascii="Times New Roman" w:eastAsia="华文楷体" w:hAnsi="Times New Roman" w:cs="Times New Roman"/>
          <w:i/>
          <w:color w:val="000000"/>
          <w:sz w:val="18"/>
          <w:szCs w:val="18"/>
        </w:rPr>
        <w:t xml:space="preserve"> School of Instrument Science &amp; </w:t>
      </w:r>
      <w:proofErr w:type="spellStart"/>
      <w:r>
        <w:rPr>
          <w:rFonts w:ascii="Times New Roman" w:eastAsia="华文楷体" w:hAnsi="Times New Roman" w:cs="Times New Roman"/>
          <w:i/>
          <w:color w:val="000000"/>
          <w:sz w:val="18"/>
          <w:szCs w:val="18"/>
        </w:rPr>
        <w:t>Opto</w:t>
      </w:r>
      <w:proofErr w:type="spellEnd"/>
      <w:r>
        <w:rPr>
          <w:rFonts w:ascii="Times New Roman" w:eastAsia="华文楷体" w:hAnsi="Times New Roman" w:cs="Times New Roman"/>
          <w:i/>
          <w:color w:val="000000"/>
          <w:sz w:val="18"/>
          <w:szCs w:val="18"/>
        </w:rPr>
        <w:t>-electronics engineering, Beijing University of Aeronautics and Astronautics, Beijing, 100191, P. R. China</w:t>
      </w:r>
      <w:r>
        <w:rPr>
          <w:rFonts w:ascii="Times New Roman" w:hAnsi="Times New Roman" w:cs="Times New Roman"/>
          <w:sz w:val="18"/>
          <w:szCs w:val="18"/>
        </w:rPr>
        <w:t>；</w:t>
      </w:r>
    </w:p>
    <w:p w:rsidR="003B6EDA" w:rsidRDefault="003E21D5">
      <w:pPr>
        <w:ind w:firstLine="360"/>
        <w:jc w:val="center"/>
        <w:rPr>
          <w:rFonts w:ascii="Times New Roman" w:hAnsi="Times New Roman" w:cs="Times New Roman"/>
          <w:sz w:val="15"/>
          <w:szCs w:val="15"/>
        </w:rPr>
      </w:pPr>
      <w:r>
        <w:rPr>
          <w:rFonts w:ascii="Times New Roman" w:hAnsi="Times New Roman" w:cs="Times New Roman"/>
          <w:sz w:val="18"/>
          <w:szCs w:val="18"/>
        </w:rPr>
        <w:t>2.</w:t>
      </w:r>
      <w:r>
        <w:rPr>
          <w:rFonts w:ascii="Times New Roman" w:eastAsia="华文楷体" w:hAnsi="Times New Roman" w:cs="Times New Roman"/>
          <w:i/>
          <w:color w:val="000000"/>
          <w:sz w:val="18"/>
          <w:szCs w:val="18"/>
        </w:rPr>
        <w:t xml:space="preserve"> </w:t>
      </w:r>
      <w:r>
        <w:rPr>
          <w:rFonts w:ascii="Times New Roman" w:hAnsi="Times New Roman" w:cs="Times New Roman"/>
          <w:sz w:val="18"/>
          <w:szCs w:val="18"/>
        </w:rPr>
        <w:t>Science and Technology on Inertial Laboratory, Beijing 100191</w:t>
      </w:r>
      <w:r>
        <w:rPr>
          <w:rFonts w:ascii="Times New Roman" w:hAnsi="Times New Roman" w:cs="Times New Roman"/>
          <w:sz w:val="18"/>
          <w:szCs w:val="18"/>
        </w:rPr>
        <w:t>）</w:t>
      </w:r>
    </w:p>
    <w:p w:rsidR="003B6EDA" w:rsidRDefault="003E21D5">
      <w:pPr>
        <w:ind w:firstLine="300"/>
        <w:rPr>
          <w:rFonts w:ascii="Times New Roman" w:hAnsi="Times New Roman" w:cs="Times New Roman"/>
        </w:rPr>
      </w:pPr>
      <w:r>
        <w:rPr>
          <w:rFonts w:ascii="Times New Roman" w:hAnsi="Times New Roman" w:cs="Times New Roman"/>
          <w:b/>
        </w:rPr>
        <w:t>Abstract</w:t>
      </w:r>
      <w:r>
        <w:rPr>
          <w:rFonts w:ascii="Times New Roman" w:hAnsi="Times New Roman" w:cs="Times New Roman"/>
        </w:rPr>
        <w:t>：</w:t>
      </w:r>
      <w:r>
        <w:rPr>
          <w:rFonts w:ascii="Times New Roman" w:hAnsi="Times New Roman" w:cs="Times New Roman"/>
        </w:rPr>
        <w:t xml:space="preserve">The INS/VNS integrated navigation is an important </w:t>
      </w:r>
      <w:r>
        <w:rPr>
          <w:rFonts w:ascii="Times New Roman" w:eastAsia="华文楷体" w:hAnsi="Times New Roman" w:cs="Times New Roman"/>
          <w:color w:val="000000"/>
          <w:sz w:val="22"/>
        </w:rPr>
        <w:t xml:space="preserve">autonomous navigation method for lunar rovers. Traditional </w:t>
      </w:r>
      <w:r>
        <w:rPr>
          <w:rFonts w:ascii="Times New Roman" w:hAnsi="Times New Roman" w:cs="Times New Roman"/>
        </w:rPr>
        <w:t xml:space="preserve">INS/VNS integrated navigation methods which utilize relative motion </w:t>
      </w:r>
      <w:r>
        <w:rPr>
          <w:rFonts w:ascii="Times New Roman" w:hAnsi="Times New Roman" w:cs="Times New Roman" w:hint="eastAsia"/>
        </w:rPr>
        <w:t>differences</w:t>
      </w:r>
      <w:r>
        <w:rPr>
          <w:rFonts w:ascii="Times New Roman" w:hAnsi="Times New Roman" w:cs="Times New Roman"/>
        </w:rPr>
        <w:t xml:space="preserve"> between the inertial and the vision as measurements, make an approximation between the</w:t>
      </w:r>
      <w:r>
        <w:rPr>
          <w:rFonts w:ascii="Times New Roman" w:hAnsi="Times New Roman" w:cs="Times New Roman" w:hint="eastAsia"/>
        </w:rPr>
        <w:t xml:space="preserve"> </w:t>
      </w:r>
      <w:r>
        <w:rPr>
          <w:rFonts w:ascii="Times New Roman" w:hAnsi="Times New Roman" w:cs="Times New Roman"/>
        </w:rPr>
        <w:t>inertial</w:t>
      </w:r>
      <w:r>
        <w:rPr>
          <w:rFonts w:ascii="Times New Roman" w:hAnsi="Times New Roman" w:cs="Times New Roman" w:hint="eastAsia"/>
        </w:rPr>
        <w:t xml:space="preserve"> </w:t>
      </w:r>
      <w:r>
        <w:rPr>
          <w:rFonts w:ascii="Times New Roman" w:hAnsi="Times New Roman" w:cs="Times New Roman"/>
        </w:rPr>
        <w:t>attitude</w:t>
      </w:r>
      <w:r>
        <w:rPr>
          <w:rFonts w:ascii="Times New Roman" w:hAnsi="Times New Roman" w:cs="Times New Roman" w:hint="eastAsia"/>
        </w:rPr>
        <w:t xml:space="preserve"> errors </w:t>
      </w:r>
      <w:r>
        <w:rPr>
          <w:rFonts w:ascii="Times New Roman" w:hAnsi="Times New Roman" w:cs="Times New Roman"/>
        </w:rPr>
        <w:t xml:space="preserve">and the misalignment angle to simplify the relative rotation measurement model. </w:t>
      </w:r>
      <w:r>
        <w:rPr>
          <w:rFonts w:ascii="Times New Roman" w:hAnsi="Times New Roman" w:cs="Times New Roman" w:hint="eastAsia"/>
        </w:rPr>
        <w:t xml:space="preserve">However, </w:t>
      </w:r>
      <w:r>
        <w:rPr>
          <w:rFonts w:ascii="Times New Roman" w:hAnsi="Times New Roman" w:cs="Times New Roman"/>
        </w:rPr>
        <w:t xml:space="preserve">the </w:t>
      </w:r>
      <w:r>
        <w:rPr>
          <w:rFonts w:ascii="Times New Roman" w:hAnsi="Times New Roman" w:cs="Times New Roman"/>
        </w:rPr>
        <w:lastRenderedPageBreak/>
        <w:t xml:space="preserve">approximation error can exceed the misalignment angle when the head is large, which cannot be ignored. </w:t>
      </w:r>
      <w:r>
        <w:rPr>
          <w:rFonts w:ascii="Times New Roman" w:hAnsi="Times New Roman" w:cs="Times New Roman" w:hint="eastAsia"/>
        </w:rPr>
        <w:t xml:space="preserve">To solve this problem and </w:t>
      </w:r>
      <w:r>
        <w:rPr>
          <w:rFonts w:ascii="Times New Roman" w:hAnsi="Times New Roman" w:cs="Times New Roman"/>
        </w:rPr>
        <w:t>improve</w:t>
      </w:r>
      <w:r>
        <w:rPr>
          <w:rFonts w:ascii="Times New Roman" w:hAnsi="Times New Roman" w:cs="Times New Roman" w:hint="eastAsia"/>
        </w:rPr>
        <w:t xml:space="preserve"> the navigation accuracies, </w:t>
      </w:r>
      <w:r>
        <w:rPr>
          <w:rFonts w:ascii="Times New Roman" w:hAnsi="Times New Roman" w:cs="Times New Roman"/>
        </w:rPr>
        <w:t xml:space="preserve">this paper presents an improved measurement model based on the </w:t>
      </w:r>
      <w:r>
        <w:rPr>
          <w:rFonts w:ascii="Times New Roman" w:hAnsi="Times New Roman" w:cs="Times New Roman" w:hint="eastAsia"/>
        </w:rPr>
        <w:t xml:space="preserve">accurate relationship between </w:t>
      </w:r>
      <w:r>
        <w:rPr>
          <w:rFonts w:ascii="Times New Roman" w:hAnsi="Times New Roman" w:cs="Times New Roman"/>
        </w:rPr>
        <w:t>the inertial attitude</w:t>
      </w:r>
      <w:r>
        <w:rPr>
          <w:rFonts w:ascii="Times New Roman" w:hAnsi="Times New Roman" w:cs="Times New Roman" w:hint="eastAsia"/>
        </w:rPr>
        <w:t xml:space="preserve"> errors</w:t>
      </w:r>
      <w:r>
        <w:rPr>
          <w:rFonts w:ascii="Times New Roman" w:hAnsi="Times New Roman" w:cs="Times New Roman"/>
        </w:rPr>
        <w:t xml:space="preserve"> a</w:t>
      </w:r>
      <w:r>
        <w:rPr>
          <w:rFonts w:ascii="Times New Roman" w:hAnsi="Times New Roman" w:cs="Times New Roman" w:hint="eastAsia"/>
        </w:rPr>
        <w:t>nd</w:t>
      </w:r>
      <w:r>
        <w:rPr>
          <w:rFonts w:ascii="Times New Roman" w:hAnsi="Times New Roman" w:cs="Times New Roman"/>
        </w:rPr>
        <w:t xml:space="preserve"> the misalignment angle. </w:t>
      </w:r>
      <w:r>
        <w:rPr>
          <w:rFonts w:ascii="Times New Roman" w:hAnsi="Times New Roman" w:cs="Times New Roman" w:hint="eastAsia"/>
        </w:rPr>
        <w:t>Moon-based</w:t>
      </w:r>
      <w:r>
        <w:rPr>
          <w:rFonts w:ascii="Times New Roman" w:hAnsi="Times New Roman" w:cs="Times New Roman"/>
        </w:rPr>
        <w:t xml:space="preserve"> simulation and </w:t>
      </w:r>
      <w:r>
        <w:rPr>
          <w:rFonts w:ascii="Times New Roman" w:hAnsi="Times New Roman" w:cs="Times New Roman" w:hint="eastAsia"/>
        </w:rPr>
        <w:t xml:space="preserve">Earth-based </w:t>
      </w:r>
      <w:r>
        <w:rPr>
          <w:rFonts w:ascii="Times New Roman" w:hAnsi="Times New Roman" w:cs="Times New Roman"/>
        </w:rPr>
        <w:t>experiment both demonstrate that the presented method is effective and can achieve higher accurac</w:t>
      </w:r>
      <w:r>
        <w:rPr>
          <w:rFonts w:ascii="Times New Roman" w:hAnsi="Times New Roman" w:cs="Times New Roman" w:hint="eastAsia"/>
        </w:rPr>
        <w:t>ies</w:t>
      </w:r>
      <w:r>
        <w:rPr>
          <w:rFonts w:ascii="Times New Roman" w:hAnsi="Times New Roman" w:cs="Times New Roman"/>
        </w:rPr>
        <w:t xml:space="preserve"> of positions and attitudes than</w:t>
      </w:r>
      <w:r>
        <w:rPr>
          <w:rFonts w:ascii="Times New Roman" w:hAnsi="Times New Roman" w:cs="Times New Roman" w:hint="eastAsia"/>
        </w:rPr>
        <w:t xml:space="preserve"> the</w:t>
      </w:r>
      <w:r>
        <w:rPr>
          <w:rFonts w:ascii="Times New Roman" w:hAnsi="Times New Roman" w:cs="Times New Roman"/>
        </w:rPr>
        <w:t xml:space="preserve"> traditional method.</w:t>
      </w:r>
    </w:p>
    <w:p w:rsidR="003B6EDA" w:rsidRDefault="003E21D5">
      <w:pPr>
        <w:ind w:firstLine="300"/>
        <w:rPr>
          <w:rFonts w:ascii="Times New Roman" w:hAnsi="Times New Roman" w:cs="Times New Roman"/>
        </w:rPr>
      </w:pPr>
      <w:r>
        <w:rPr>
          <w:rFonts w:ascii="Times New Roman" w:hAnsi="Times New Roman" w:cs="Times New Roman"/>
          <w:b/>
        </w:rPr>
        <w:t>Key words</w:t>
      </w:r>
      <w:r>
        <w:rPr>
          <w:rFonts w:ascii="Times New Roman" w:hAnsi="Times New Roman" w:cs="Times New Roman"/>
        </w:rPr>
        <w:t>：</w:t>
      </w:r>
      <w:r>
        <w:rPr>
          <w:rFonts w:ascii="Times New Roman" w:hAnsi="Times New Roman" w:cs="Times New Roman"/>
        </w:rPr>
        <w:t>Inertial navigation</w:t>
      </w:r>
      <w:r>
        <w:rPr>
          <w:rFonts w:ascii="Times New Roman" w:hAnsi="Times New Roman" w:cs="Times New Roman"/>
        </w:rPr>
        <w:t>；</w:t>
      </w:r>
      <w:r>
        <w:rPr>
          <w:rFonts w:ascii="Times New Roman" w:hAnsi="Times New Roman" w:cs="Times New Roman"/>
        </w:rPr>
        <w:t>Vision navigation</w:t>
      </w:r>
      <w:r>
        <w:rPr>
          <w:rFonts w:ascii="Times New Roman" w:hAnsi="Times New Roman" w:cs="Times New Roman"/>
        </w:rPr>
        <w:t>；</w:t>
      </w:r>
      <w:r>
        <w:rPr>
          <w:rFonts w:ascii="Times New Roman" w:hAnsi="Times New Roman" w:cs="Times New Roman"/>
        </w:rPr>
        <w:t>Integrated navigation</w:t>
      </w:r>
      <w:r>
        <w:rPr>
          <w:rFonts w:ascii="Times New Roman" w:hAnsi="Times New Roman" w:cs="Times New Roman"/>
        </w:rPr>
        <w:t>；</w:t>
      </w:r>
      <w:r>
        <w:rPr>
          <w:rFonts w:ascii="Times New Roman" w:hAnsi="Times New Roman" w:cs="Times New Roman"/>
        </w:rPr>
        <w:t>Measurement model</w:t>
      </w:r>
      <w:r>
        <w:rPr>
          <w:rFonts w:ascii="Times New Roman" w:hAnsi="Times New Roman" w:cs="Times New Roman"/>
        </w:rPr>
        <w:t>；</w:t>
      </w:r>
      <w:r>
        <w:rPr>
          <w:rFonts w:ascii="Times New Roman" w:hAnsi="Times New Roman" w:cs="Times New Roman"/>
        </w:rPr>
        <w:t>Lunar rover</w:t>
      </w:r>
    </w:p>
    <w:sectPr w:rsidR="003B6EDA">
      <w:footerReference w:type="even" r:id="rId158"/>
      <w:footerReference w:type="default" r:id="rId159"/>
      <w:footerReference w:type="first" r:id="rId160"/>
      <w:endnotePr>
        <w:numFmt w:val="decimal"/>
      </w:endnotePr>
      <w:type w:val="continuous"/>
      <w:pgSz w:w="11906" w:h="16838"/>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372" w:rsidRDefault="002A6372">
      <w:r>
        <w:separator/>
      </w:r>
    </w:p>
  </w:endnote>
  <w:endnote w:type="continuationSeparator" w:id="0">
    <w:p w:rsidR="002A6372" w:rsidRDefault="002A6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E0000" w:usb2="00000010" w:usb3="00000000" w:csb0="0004009F" w:csb1="00000000"/>
  </w:font>
  <w:font w:name="华文仿宋">
    <w:panose1 w:val="02010600040101010101"/>
    <w:charset w:val="86"/>
    <w:family w:val="auto"/>
    <w:pitch w:val="variable"/>
    <w:sig w:usb0="00000287" w:usb1="080E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1D5" w:rsidRDefault="003E21D5">
    <w:pPr>
      <w:pStyle w:val="a9"/>
      <w:jc w:val="center"/>
    </w:pPr>
    <w:r>
      <w:fldChar w:fldCharType="begin"/>
    </w:r>
    <w:r>
      <w:instrText>PAGE   \* MERGEFORMAT</w:instrText>
    </w:r>
    <w:r>
      <w:fldChar w:fldCharType="separate"/>
    </w:r>
    <w:r w:rsidR="002D343D" w:rsidRPr="002D343D">
      <w:rPr>
        <w:noProof/>
        <w:lang w:val="zh-CN"/>
      </w:rPr>
      <w:t>4</w:t>
    </w:r>
    <w:r>
      <w:fldChar w:fldCharType="end"/>
    </w:r>
  </w:p>
  <w:p w:rsidR="003E21D5" w:rsidRDefault="003E21D5">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1D5" w:rsidRDefault="003E21D5">
    <w:pPr>
      <w:pStyle w:val="a9"/>
      <w:jc w:val="center"/>
    </w:pPr>
    <w:r>
      <w:fldChar w:fldCharType="begin"/>
    </w:r>
    <w:r>
      <w:instrText>PAGE   \* MERGEFORMAT</w:instrText>
    </w:r>
    <w:r>
      <w:fldChar w:fldCharType="separate"/>
    </w:r>
    <w:r w:rsidR="002D343D" w:rsidRPr="002D343D">
      <w:rPr>
        <w:noProof/>
        <w:lang w:val="zh-CN"/>
      </w:rPr>
      <w:t>5</w:t>
    </w:r>
    <w:r>
      <w:fldChar w:fldCharType="end"/>
    </w:r>
  </w:p>
  <w:p w:rsidR="003E21D5" w:rsidRDefault="003E21D5">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1D5" w:rsidRDefault="003E21D5">
    <w:pPr>
      <w:pStyle w:val="a9"/>
      <w:jc w:val="center"/>
    </w:pPr>
    <w:r>
      <w:fldChar w:fldCharType="begin"/>
    </w:r>
    <w:r>
      <w:instrText>PAGE   \* MERGEFORMAT</w:instrText>
    </w:r>
    <w:r>
      <w:fldChar w:fldCharType="separate"/>
    </w:r>
    <w:r w:rsidR="002D343D" w:rsidRPr="002D343D">
      <w:rPr>
        <w:noProof/>
        <w:lang w:val="zh-CN"/>
      </w:rPr>
      <w:t>1</w:t>
    </w:r>
    <w:r>
      <w:fldChar w:fldCharType="end"/>
    </w:r>
  </w:p>
  <w:p w:rsidR="003E21D5" w:rsidRDefault="003E21D5">
    <w:pPr>
      <w:pStyle w:val="a9"/>
      <w:rPr>
        <w:rFonts w:ascii="宋体" w:hAnsi="宋体"/>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372" w:rsidRDefault="002A6372">
      <w:r>
        <w:separator/>
      </w:r>
    </w:p>
  </w:footnote>
  <w:footnote w:type="continuationSeparator" w:id="0">
    <w:p w:rsidR="002A6372" w:rsidRDefault="002A6372">
      <w:r>
        <w:continuationSeparator/>
      </w:r>
    </w:p>
  </w:footnote>
  <w:footnote w:id="1">
    <w:p w:rsidR="003E21D5" w:rsidRDefault="003E21D5">
      <w:pPr>
        <w:pStyle w:val="ab"/>
        <w:ind w:firstLineChars="0" w:firstLine="0"/>
      </w:pPr>
      <w:r>
        <w:rPr>
          <w:rFonts w:hint="eastAsia"/>
        </w:rPr>
        <w:t>国家自然科学基金</w:t>
      </w:r>
      <w:r>
        <w:rPr>
          <w:rFonts w:hint="eastAsia"/>
        </w:rPr>
        <w:t>(61233005)</w:t>
      </w:r>
      <w:r>
        <w:rPr>
          <w:rFonts w:hint="eastAsia"/>
        </w:rPr>
        <w:t>；航天科技创新基金（</w:t>
      </w:r>
      <w:r>
        <w:rPr>
          <w:rFonts w:eastAsia="华文楷体"/>
          <w:color w:val="000000"/>
        </w:rPr>
        <w:t>10300002012117003</w:t>
      </w:r>
      <w:r>
        <w:rPr>
          <w:rFonts w:hint="eastAsia"/>
        </w:rPr>
        <w:t>）；新世纪优秀人才支持计划（</w:t>
      </w:r>
      <w:r>
        <w:rPr>
          <w:rFonts w:eastAsia="华文楷体"/>
          <w:color w:val="000000"/>
        </w:rPr>
        <w:t>NCET-11-0771</w:t>
      </w:r>
      <w:r>
        <w:rPr>
          <w:rFonts w:hint="eastAsia"/>
        </w:rPr>
        <w:t>）；国家留学基金</w:t>
      </w:r>
      <w:r>
        <w:t>(CSC 201303070248)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56543"/>
    <w:multiLevelType w:val="multilevel"/>
    <w:tmpl w:val="21B56543"/>
    <w:lvl w:ilvl="0" w:tentative="1">
      <w:start w:val="1"/>
      <w:numFmt w:val="decimal"/>
      <w:pStyle w:val="4"/>
      <w:lvlText w:val="2.2.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7ED61ECE"/>
    <w:multiLevelType w:val="multilevel"/>
    <w:tmpl w:val="7ED61ECE"/>
    <w:lvl w:ilvl="0" w:tentative="1">
      <w:start w:val="1"/>
      <w:numFmt w:val="decimal"/>
      <w:lvlText w:val="%1"/>
      <w:lvlJc w:val="left"/>
      <w:pPr>
        <w:ind w:left="0" w:firstLine="0"/>
      </w:pPr>
      <w:rPr>
        <w:rFonts w:hint="eastAsia"/>
      </w:rPr>
    </w:lvl>
    <w:lvl w:ilvl="1" w:tentative="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spacing w:val="0"/>
        <w:position w:val="0"/>
        <w:u w:val="none"/>
      </w:rPr>
    </w:lvl>
    <w:lvl w:ilvl="2" w:tentative="1">
      <w:start w:val="1"/>
      <w:numFmt w:val="decimal"/>
      <w:lvlText w:val="%1.%2.%3"/>
      <w:lvlJc w:val="left"/>
      <w:pPr>
        <w:ind w:left="720" w:hanging="720"/>
      </w:pPr>
      <w:rPr>
        <w:rFonts w:hint="eastAsia"/>
      </w:rPr>
    </w:lvl>
    <w:lvl w:ilvl="3" w:tentative="1">
      <w:start w:val="1"/>
      <w:numFmt w:val="decimal"/>
      <w:lvlText w:val="%1.%2.%3.%4"/>
      <w:lvlJc w:val="left"/>
      <w:pPr>
        <w:ind w:left="864" w:hanging="864"/>
      </w:pPr>
      <w:rPr>
        <w:rFonts w:hint="eastAsia"/>
      </w:rPr>
    </w:lvl>
    <w:lvl w:ilvl="4" w:tentative="1">
      <w:start w:val="1"/>
      <w:numFmt w:val="decimal"/>
      <w:pStyle w:val="5"/>
      <w:lvlText w:val="%1.%2.%3.%4.%5"/>
      <w:lvlJc w:val="left"/>
      <w:pPr>
        <w:ind w:left="1008" w:hanging="1008"/>
      </w:pPr>
      <w:rPr>
        <w:rFonts w:hint="eastAsia"/>
      </w:rPr>
    </w:lvl>
    <w:lvl w:ilvl="5" w:tentative="1">
      <w:start w:val="1"/>
      <w:numFmt w:val="decimal"/>
      <w:pStyle w:val="6"/>
      <w:lvlText w:val="%1.%2.%3.%4.%5.%6"/>
      <w:lvlJc w:val="left"/>
      <w:pPr>
        <w:ind w:left="1152" w:hanging="1152"/>
      </w:pPr>
      <w:rPr>
        <w:rFonts w:hint="eastAsia"/>
      </w:rPr>
    </w:lvl>
    <w:lvl w:ilvl="6" w:tentative="1">
      <w:start w:val="1"/>
      <w:numFmt w:val="decimal"/>
      <w:pStyle w:val="7"/>
      <w:lvlText w:val="%1.%2.%3.%4.%5.%6.%7"/>
      <w:lvlJc w:val="left"/>
      <w:pPr>
        <w:ind w:left="1296" w:hanging="1296"/>
      </w:pPr>
      <w:rPr>
        <w:rFonts w:hint="eastAsia"/>
      </w:rPr>
    </w:lvl>
    <w:lvl w:ilvl="7" w:tentative="1">
      <w:start w:val="1"/>
      <w:numFmt w:val="decimal"/>
      <w:pStyle w:val="8"/>
      <w:lvlText w:val="%1.%2.%3.%4.%5.%6.%7.%8"/>
      <w:lvlJc w:val="left"/>
      <w:pPr>
        <w:ind w:left="1440" w:hanging="1440"/>
      </w:pPr>
      <w:rPr>
        <w:rFonts w:hint="eastAsia"/>
      </w:rPr>
    </w:lvl>
    <w:lvl w:ilvl="8" w:tentative="1">
      <w:start w:val="1"/>
      <w:numFmt w:val="decimal"/>
      <w:pStyle w:val="9"/>
      <w:lvlText w:val="%1.%2.%3.%4.%5.%6.%7.%8.%9"/>
      <w:lvlJc w:val="left"/>
      <w:pPr>
        <w:ind w:left="1584" w:hanging="158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trackRevisions/>
  <w:doNotTrackMoves/>
  <w:defaultTabStop w:val="420"/>
  <w:evenAndOddHeaders/>
  <w:drawingGridHorizontalSpacing w:val="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3B6EDA"/>
    <w:rsid w:val="002A6372"/>
    <w:rsid w:val="002D343D"/>
    <w:rsid w:val="003B6EDA"/>
    <w:rsid w:val="003E2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uiPriority="99"/>
    <w:lsdException w:name="annotation text" w:semiHidden="1" w:uiPriority="99"/>
    <w:lsdException w:name="header" w:uiPriority="99"/>
    <w:lsdException w:name="footer" w:uiPriority="99"/>
    <w:lsdException w:name="index heading" w:semiHidden="1"/>
    <w:lsdException w:name="caption" w:uiPriority="35" w:unhideWhenUsed="0" w:qFormat="1"/>
    <w:lsdException w:name="table of figures" w:semiHidden="1"/>
    <w:lsdException w:name="envelope address" w:semiHidden="1"/>
    <w:lsdException w:name="envelope return" w:semiHidden="1"/>
    <w:lsdException w:name="footnote reference" w:semiHidden="1" w:uiPriority="99"/>
    <w:lsdException w:name="annotation reference" w:semiHidden="1" w:uiPriority="99"/>
    <w:lsdException w:name="line number" w:semiHidden="1" w:uiPriority="99"/>
    <w:lsdException w:name="page number" w:unhideWhenUsed="0"/>
    <w:lsdException w:name="endnote reference" w:uiPriority="99"/>
    <w:lsdException w:name="endnote text" w:uiPriority="99"/>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unhideWhenUsed="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Document Map" w:semiHidden="1" w:unhideWhenUsed="0"/>
    <w:lsdException w:name="Plain Text" w:semiHidden="1"/>
    <w:lsdException w:name="E-mail Signature" w:semiHidden="1"/>
    <w:lsdException w:name="HTML Top of Form" w:semiHidden="1" w:uiPriority="99"/>
    <w:lsdException w:name="HTML Bottom of Form" w:semiHidden="1" w:uiPriority="99"/>
    <w:lsdException w:name="Normal (Web)" w:unhideWhenUsed="0"/>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lsdException w:name="annotation subject" w:semiHidden="1"/>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uiPriority="99"/>
    <w:lsdException w:name="Table Simple 2" w:semiHidden="1" w:uiPriority="99"/>
    <w:lsdException w:name="Table Simple 3" w:semiHidden="1" w:uiPriority="99"/>
    <w:lsdException w:name="Table Classic 1" w:semiHidden="1" w:uiPriority="99"/>
    <w:lsdException w:name="Table Classic 2" w:semiHidden="1" w:uiPriority="99"/>
    <w:lsdException w:name="Table Classic 3" w:semiHidden="1" w:uiPriority="99"/>
    <w:lsdException w:name="Table Classic 4" w:semiHidden="1" w:uiPriority="99"/>
    <w:lsdException w:name="Table Colorful 1" w:semiHidden="1" w:uiPriority="99"/>
    <w:lsdException w:name="Table Colorful 2" w:semiHidden="1" w:uiPriority="99"/>
    <w:lsdException w:name="Table Colorful 3" w:semiHidden="1" w:uiPriority="99"/>
    <w:lsdException w:name="Table Columns 1" w:semiHidden="1" w:uiPriority="99"/>
    <w:lsdException w:name="Table Columns 2" w:semiHidden="1" w:uiPriority="99"/>
    <w:lsdException w:name="Table Columns 3" w:semiHidden="1" w:uiPriority="99"/>
    <w:lsdException w:name="Table Columns 4" w:semiHidden="1" w:uiPriority="99"/>
    <w:lsdException w:name="Table Columns 5" w:semiHidden="1" w:uiPriority="99"/>
    <w:lsdException w:name="Table Grid 1" w:semiHidden="1" w:uiPriority="99"/>
    <w:lsdException w:name="Table Grid 2" w:semiHidden="1" w:uiPriority="99"/>
    <w:lsdException w:name="Table Grid 3" w:semiHidden="1" w:uiPriority="99"/>
    <w:lsdException w:name="Table Grid 4" w:semiHidden="1" w:uiPriority="99"/>
    <w:lsdException w:name="Table Grid 5" w:semiHidden="1" w:uiPriority="99"/>
    <w:lsdException w:name="Table Grid 6" w:semiHidden="1" w:uiPriority="99"/>
    <w:lsdException w:name="Table Grid 7" w:semiHidden="1" w:uiPriority="99"/>
    <w:lsdException w:name="Table Grid 8" w:semiHidden="1" w:uiPriority="99"/>
    <w:lsdException w:name="Table List 1" w:semiHidden="1" w:uiPriority="99"/>
    <w:lsdException w:name="Table List 2" w:semiHidden="1" w:uiPriority="99"/>
    <w:lsdException w:name="Table List 3" w:semiHidden="1" w:uiPriority="99"/>
    <w:lsdException w:name="Table List 4" w:semiHidden="1" w:uiPriority="99"/>
    <w:lsdException w:name="Table List 5" w:semiHidden="1" w:uiPriority="99"/>
    <w:lsdException w:name="Table List 6" w:semiHidden="1" w:uiPriority="99"/>
    <w:lsdException w:name="Table List 7" w:semiHidden="1" w:uiPriority="99"/>
    <w:lsdException w:name="Table List 8" w:semiHidden="1" w:uiPriority="99"/>
    <w:lsdException w:name="Table 3D effects 1" w:semiHidden="1" w:uiPriority="99"/>
    <w:lsdException w:name="Table 3D effects 2" w:semiHidden="1" w:uiPriority="99"/>
    <w:lsdException w:name="Table 3D effects 3" w:semiHidden="1" w:uiPriority="99"/>
    <w:lsdException w:name="Table Contemporary" w:semiHidden="1" w:uiPriority="99"/>
    <w:lsdException w:name="Table Elegant" w:semiHidden="1" w:uiPriority="99"/>
    <w:lsdException w:name="Table Professional" w:semiHidden="1" w:uiPriority="99"/>
    <w:lsdException w:name="Table Subtle 1" w:semiHidden="1" w:uiPriority="99"/>
    <w:lsdException w:name="Table Subtle 2" w:semiHidden="1" w:uiPriority="99"/>
    <w:lsdException w:name="Table Web 1" w:semiHidden="1" w:uiPriority="99"/>
    <w:lsdException w:name="Table Web 2" w:semiHidden="1" w:uiPriority="99"/>
    <w:lsdException w:name="Table Web 3" w:semiHidden="1" w:uiPriority="99"/>
    <w:lsdException w:name="Balloon Text" w:semiHidden="1" w:uiPriority="99"/>
    <w:lsdException w:name="Table Grid" w:semiHidden="1" w:uiPriority="99"/>
    <w:lsdException w:name="Table Theme" w:semiHidden="1" w:uiPriority="99"/>
    <w:lsdException w:name="Placeholder Text" w:semiHidden="1" w:uiPriority="99" w:unhideWhenUsed="0"/>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unhideWhenUsed="0"/>
    <w:lsdException w:name="List Paragraph" w:uiPriority="34" w:unhideWhenUsed="0" w:qFormat="1"/>
    <w:lsdException w:name="Quote" w:uiPriority="29" w:unhideWhenUsed="0" w:qFormat="1"/>
    <w:lsdException w:name="Intense Quote" w:uiPriority="30" w:unhideWhenUsed="0" w:qFormat="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Char"/>
    <w:uiPriority w:val="9"/>
    <w:qFormat/>
    <w:pPr>
      <w:keepNext/>
      <w:keepLines/>
      <w:spacing w:beforeLines="50" w:afterLines="50"/>
      <w:jc w:val="center"/>
      <w:outlineLvl w:val="0"/>
    </w:pPr>
    <w:rPr>
      <w:rFonts w:ascii="Times New Roman" w:eastAsia="黑体" w:hAnsi="Times New Roman" w:cs="Times New Roman"/>
      <w:bCs/>
      <w:kern w:val="44"/>
      <w:sz w:val="32"/>
      <w:szCs w:val="44"/>
    </w:rPr>
  </w:style>
  <w:style w:type="paragraph" w:styleId="2">
    <w:name w:val="heading 2"/>
    <w:basedOn w:val="a"/>
    <w:next w:val="a"/>
    <w:link w:val="2Char"/>
    <w:uiPriority w:val="9"/>
    <w:qFormat/>
    <w:pPr>
      <w:keepNext/>
      <w:keepLines/>
      <w:jc w:val="left"/>
      <w:textAlignment w:val="center"/>
      <w:outlineLvl w:val="1"/>
    </w:pPr>
    <w:rPr>
      <w:rFonts w:ascii="Times New Roman" w:eastAsia="黑体" w:hAnsi="Times New Roman" w:cs="Times New Roman"/>
      <w:bCs/>
      <w:sz w:val="28"/>
      <w:szCs w:val="32"/>
    </w:rPr>
  </w:style>
  <w:style w:type="paragraph" w:styleId="3">
    <w:name w:val="heading 3"/>
    <w:basedOn w:val="a"/>
    <w:next w:val="a"/>
    <w:link w:val="3Char"/>
    <w:uiPriority w:val="9"/>
    <w:qFormat/>
    <w:pPr>
      <w:keepNext/>
      <w:keepLines/>
      <w:jc w:val="left"/>
      <w:outlineLvl w:val="2"/>
    </w:pPr>
    <w:rPr>
      <w:rFonts w:ascii="Times New Roman" w:eastAsia="黑体" w:hAnsi="Times New Roman" w:cs="Times New Roman"/>
      <w:bCs/>
      <w:sz w:val="24"/>
      <w:szCs w:val="32"/>
    </w:rPr>
  </w:style>
  <w:style w:type="paragraph" w:styleId="40">
    <w:name w:val="heading 4"/>
    <w:basedOn w:val="a"/>
    <w:next w:val="a"/>
    <w:link w:val="4Char"/>
    <w:uiPriority w:val="9"/>
    <w:qFormat/>
    <w:pPr>
      <w:keepNext/>
      <w:keepLines/>
      <w:jc w:val="left"/>
      <w:outlineLvl w:val="3"/>
    </w:pPr>
    <w:rPr>
      <w:rFonts w:ascii="Times New Roman" w:hAnsi="Times New Roman" w:cs="Times New Roman"/>
      <w:bCs/>
      <w:szCs w:val="28"/>
    </w:rPr>
  </w:style>
  <w:style w:type="paragraph" w:styleId="5">
    <w:name w:val="heading 5"/>
    <w:basedOn w:val="a"/>
    <w:next w:val="a"/>
    <w:link w:val="5Char"/>
    <w:uiPriority w:val="9"/>
    <w:qFormat/>
    <w:pPr>
      <w:keepNext/>
      <w:keepLines/>
      <w:numPr>
        <w:ilvl w:val="4"/>
        <w:numId w:val="1"/>
      </w:numPr>
      <w:spacing w:before="280" w:after="290" w:line="376" w:lineRule="auto"/>
      <w:ind w:firstLine="0"/>
      <w:outlineLvl w:val="4"/>
    </w:pPr>
    <w:rPr>
      <w:rFonts w:ascii="Times New Roman" w:hAnsi="Times New Roman" w:cs="Times New Roman"/>
      <w:b/>
      <w:bCs/>
      <w:sz w:val="28"/>
      <w:szCs w:val="28"/>
    </w:rPr>
  </w:style>
  <w:style w:type="paragraph" w:styleId="6">
    <w:name w:val="heading 6"/>
    <w:basedOn w:val="a"/>
    <w:next w:val="a"/>
    <w:link w:val="6Char"/>
    <w:uiPriority w:val="9"/>
    <w:qFormat/>
    <w:pPr>
      <w:keepNext/>
      <w:keepLines/>
      <w:numPr>
        <w:ilvl w:val="5"/>
        <w:numId w:val="1"/>
      </w:numPr>
      <w:spacing w:before="240" w:after="64" w:line="320" w:lineRule="auto"/>
      <w:ind w:firstLine="0"/>
      <w:outlineLvl w:val="5"/>
    </w:pPr>
    <w:rPr>
      <w:rFonts w:ascii="Cambria" w:hAnsi="Cambria" w:cs="Times New Roman"/>
      <w:b/>
      <w:bCs/>
      <w:szCs w:val="24"/>
    </w:rPr>
  </w:style>
  <w:style w:type="paragraph" w:styleId="7">
    <w:name w:val="heading 7"/>
    <w:basedOn w:val="a"/>
    <w:next w:val="a"/>
    <w:link w:val="7Char"/>
    <w:uiPriority w:val="9"/>
    <w:qFormat/>
    <w:pPr>
      <w:keepNext/>
      <w:keepLines/>
      <w:numPr>
        <w:ilvl w:val="6"/>
        <w:numId w:val="1"/>
      </w:numPr>
      <w:spacing w:before="240" w:after="64" w:line="320" w:lineRule="auto"/>
      <w:ind w:firstLine="0"/>
      <w:outlineLvl w:val="6"/>
    </w:pPr>
    <w:rPr>
      <w:rFonts w:ascii="Times New Roman" w:hAnsi="Times New Roman" w:cs="Times New Roman"/>
      <w:b/>
      <w:bCs/>
      <w:szCs w:val="24"/>
    </w:rPr>
  </w:style>
  <w:style w:type="paragraph" w:styleId="8">
    <w:name w:val="heading 8"/>
    <w:basedOn w:val="a"/>
    <w:next w:val="a"/>
    <w:link w:val="8Char"/>
    <w:uiPriority w:val="9"/>
    <w:qFormat/>
    <w:pPr>
      <w:keepNext/>
      <w:keepLines/>
      <w:numPr>
        <w:ilvl w:val="7"/>
        <w:numId w:val="1"/>
      </w:numPr>
      <w:spacing w:before="240" w:after="64" w:line="320" w:lineRule="auto"/>
      <w:ind w:firstLine="0"/>
      <w:outlineLvl w:val="7"/>
    </w:pPr>
    <w:rPr>
      <w:rFonts w:ascii="Cambria" w:hAnsi="Cambria" w:cs="Times New Roman"/>
      <w:szCs w:val="24"/>
    </w:rPr>
  </w:style>
  <w:style w:type="paragraph" w:styleId="9">
    <w:name w:val="heading 9"/>
    <w:basedOn w:val="a"/>
    <w:next w:val="a"/>
    <w:link w:val="9Char"/>
    <w:uiPriority w:val="9"/>
    <w:qFormat/>
    <w:pPr>
      <w:keepNext/>
      <w:keepLines/>
      <w:numPr>
        <w:ilvl w:val="8"/>
        <w:numId w:val="1"/>
      </w:numPr>
      <w:spacing w:before="240" w:after="64" w:line="320" w:lineRule="auto"/>
      <w:ind w:firstLine="0"/>
      <w:outlineLvl w:val="8"/>
    </w:pPr>
    <w:rPr>
      <w:rFonts w:ascii="Cambria"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pPr>
      <w:ind w:left="1440" w:firstLineChars="200" w:firstLine="200"/>
      <w:jc w:val="left"/>
    </w:pPr>
    <w:rPr>
      <w:rFonts w:cs="Calibri"/>
      <w:sz w:val="18"/>
      <w:szCs w:val="18"/>
    </w:rPr>
  </w:style>
  <w:style w:type="paragraph" w:styleId="a3">
    <w:name w:val="caption"/>
    <w:basedOn w:val="a"/>
    <w:next w:val="a"/>
    <w:link w:val="Char"/>
    <w:uiPriority w:val="35"/>
    <w:qFormat/>
    <w:pPr>
      <w:jc w:val="center"/>
    </w:pPr>
    <w:rPr>
      <w:rFonts w:ascii="Times New Roman" w:hAnsi="Times New Roman" w:cs="Times New Roman"/>
      <w:sz w:val="18"/>
      <w:szCs w:val="20"/>
    </w:rPr>
  </w:style>
  <w:style w:type="paragraph" w:styleId="a4">
    <w:name w:val="Document Map"/>
    <w:basedOn w:val="a"/>
    <w:link w:val="Char0"/>
    <w:semiHidden/>
    <w:pPr>
      <w:shd w:val="clear" w:color="auto" w:fill="000080"/>
      <w:ind w:firstLineChars="200" w:firstLine="200"/>
    </w:pPr>
    <w:rPr>
      <w:rFonts w:ascii="Times New Roman" w:hAnsi="Times New Roman" w:cs="Times New Roman"/>
    </w:rPr>
  </w:style>
  <w:style w:type="paragraph" w:styleId="a5">
    <w:name w:val="annotation text"/>
    <w:basedOn w:val="a"/>
    <w:link w:val="Char1"/>
    <w:uiPriority w:val="99"/>
    <w:semiHidden/>
    <w:unhideWhenUsed/>
    <w:pPr>
      <w:jc w:val="left"/>
    </w:pPr>
    <w:rPr>
      <w:rFonts w:cs="Times New Roman"/>
    </w:rPr>
  </w:style>
  <w:style w:type="paragraph" w:styleId="a6">
    <w:name w:val="Body Text Indent"/>
    <w:basedOn w:val="a"/>
    <w:link w:val="Char2"/>
    <w:pPr>
      <w:ind w:firstLine="567"/>
    </w:pPr>
    <w:rPr>
      <w:rFonts w:ascii="Times New Roman" w:hAnsi="Times New Roman" w:cs="Times New Roman"/>
      <w:szCs w:val="20"/>
    </w:rPr>
  </w:style>
  <w:style w:type="paragraph" w:styleId="50">
    <w:name w:val="toc 5"/>
    <w:basedOn w:val="a"/>
    <w:next w:val="a"/>
    <w:uiPriority w:val="39"/>
    <w:unhideWhenUsed/>
    <w:pPr>
      <w:ind w:left="960" w:firstLineChars="200" w:firstLine="200"/>
      <w:jc w:val="left"/>
    </w:pPr>
    <w:rPr>
      <w:rFonts w:cs="Calibri"/>
      <w:sz w:val="18"/>
      <w:szCs w:val="18"/>
    </w:rPr>
  </w:style>
  <w:style w:type="paragraph" w:styleId="30">
    <w:name w:val="toc 3"/>
    <w:basedOn w:val="a"/>
    <w:next w:val="a"/>
    <w:uiPriority w:val="39"/>
    <w:unhideWhenUsed/>
    <w:qFormat/>
    <w:pPr>
      <w:ind w:left="480" w:firstLineChars="200" w:firstLine="200"/>
      <w:jc w:val="left"/>
    </w:pPr>
    <w:rPr>
      <w:rFonts w:cs="Calibri"/>
      <w:i/>
      <w:iCs/>
      <w:sz w:val="20"/>
      <w:szCs w:val="20"/>
    </w:rPr>
  </w:style>
  <w:style w:type="paragraph" w:styleId="80">
    <w:name w:val="toc 8"/>
    <w:basedOn w:val="a"/>
    <w:next w:val="a"/>
    <w:uiPriority w:val="39"/>
    <w:unhideWhenUsed/>
    <w:pPr>
      <w:ind w:left="1680" w:firstLineChars="200" w:firstLine="200"/>
      <w:jc w:val="left"/>
    </w:pPr>
    <w:rPr>
      <w:rFonts w:cs="Calibri"/>
      <w:sz w:val="18"/>
      <w:szCs w:val="18"/>
    </w:rPr>
  </w:style>
  <w:style w:type="paragraph" w:styleId="20">
    <w:name w:val="Body Text Indent 2"/>
    <w:basedOn w:val="a"/>
    <w:link w:val="2Char0"/>
    <w:unhideWhenUsed/>
    <w:pPr>
      <w:spacing w:after="120" w:line="480" w:lineRule="auto"/>
      <w:ind w:leftChars="200" w:left="420" w:firstLineChars="200" w:firstLine="200"/>
    </w:pPr>
    <w:rPr>
      <w:rFonts w:ascii="Times New Roman" w:hAnsi="Times New Roman" w:cs="Times New Roman"/>
    </w:rPr>
  </w:style>
  <w:style w:type="paragraph" w:styleId="a7">
    <w:name w:val="endnote text"/>
    <w:basedOn w:val="a"/>
    <w:link w:val="Char3"/>
    <w:uiPriority w:val="99"/>
    <w:unhideWhenUsed/>
    <w:pPr>
      <w:snapToGrid w:val="0"/>
      <w:ind w:firstLineChars="200" w:firstLine="200"/>
      <w:jc w:val="left"/>
    </w:pPr>
    <w:rPr>
      <w:rFonts w:ascii="Times New Roman" w:hAnsi="Times New Roman" w:cs="Times New Roman"/>
    </w:rPr>
  </w:style>
  <w:style w:type="paragraph" w:styleId="a8">
    <w:name w:val="Balloon Text"/>
    <w:basedOn w:val="a"/>
    <w:link w:val="Char4"/>
    <w:uiPriority w:val="99"/>
    <w:semiHidden/>
    <w:unhideWhenUsed/>
    <w:pPr>
      <w:ind w:firstLineChars="200" w:firstLine="200"/>
    </w:pPr>
    <w:rPr>
      <w:rFonts w:ascii="Times New Roman" w:hAnsi="Times New Roman" w:cs="Times New Roman"/>
      <w:sz w:val="18"/>
      <w:szCs w:val="18"/>
    </w:rPr>
  </w:style>
  <w:style w:type="paragraph" w:styleId="a9">
    <w:name w:val="footer"/>
    <w:basedOn w:val="a"/>
    <w:link w:val="Char5"/>
    <w:uiPriority w:val="99"/>
    <w:unhideWhenUsed/>
    <w:pPr>
      <w:tabs>
        <w:tab w:val="center" w:pos="4153"/>
        <w:tab w:val="right" w:pos="8306"/>
      </w:tabs>
      <w:snapToGrid w:val="0"/>
      <w:jc w:val="left"/>
    </w:pPr>
    <w:rPr>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before="120" w:after="120"/>
      <w:ind w:firstLineChars="200" w:firstLine="200"/>
      <w:jc w:val="left"/>
    </w:pPr>
    <w:rPr>
      <w:rFonts w:cs="Calibri"/>
      <w:b/>
      <w:bCs/>
      <w:caps/>
      <w:sz w:val="20"/>
      <w:szCs w:val="20"/>
    </w:rPr>
  </w:style>
  <w:style w:type="paragraph" w:styleId="41">
    <w:name w:val="toc 4"/>
    <w:basedOn w:val="a"/>
    <w:next w:val="a"/>
    <w:uiPriority w:val="39"/>
    <w:unhideWhenUsed/>
    <w:pPr>
      <w:ind w:left="720" w:firstLineChars="200" w:firstLine="200"/>
      <w:jc w:val="left"/>
    </w:pPr>
    <w:rPr>
      <w:rFonts w:cs="Calibri"/>
      <w:sz w:val="18"/>
      <w:szCs w:val="18"/>
    </w:rPr>
  </w:style>
  <w:style w:type="paragraph" w:styleId="ab">
    <w:name w:val="footnote text"/>
    <w:basedOn w:val="a"/>
    <w:link w:val="Char7"/>
    <w:uiPriority w:val="99"/>
    <w:semiHidden/>
    <w:unhideWhenUsed/>
    <w:pPr>
      <w:snapToGrid w:val="0"/>
      <w:ind w:firstLineChars="200" w:firstLine="200"/>
      <w:jc w:val="left"/>
    </w:pPr>
    <w:rPr>
      <w:rFonts w:ascii="Times New Roman" w:hAnsi="Times New Roman" w:cs="Times New Roman"/>
      <w:sz w:val="18"/>
      <w:szCs w:val="18"/>
    </w:rPr>
  </w:style>
  <w:style w:type="paragraph" w:styleId="60">
    <w:name w:val="toc 6"/>
    <w:basedOn w:val="a"/>
    <w:next w:val="a"/>
    <w:uiPriority w:val="39"/>
    <w:unhideWhenUsed/>
    <w:pPr>
      <w:ind w:left="1200" w:firstLineChars="200" w:firstLine="200"/>
      <w:jc w:val="left"/>
    </w:pPr>
    <w:rPr>
      <w:rFonts w:cs="Calibri"/>
      <w:sz w:val="18"/>
      <w:szCs w:val="18"/>
    </w:rPr>
  </w:style>
  <w:style w:type="paragraph" w:styleId="21">
    <w:name w:val="toc 2"/>
    <w:basedOn w:val="a"/>
    <w:next w:val="a"/>
    <w:uiPriority w:val="39"/>
    <w:unhideWhenUsed/>
    <w:qFormat/>
    <w:pPr>
      <w:ind w:left="240" w:firstLineChars="200" w:firstLine="200"/>
      <w:jc w:val="left"/>
    </w:pPr>
    <w:rPr>
      <w:rFonts w:cs="Calibri"/>
      <w:smallCaps/>
      <w:sz w:val="20"/>
      <w:szCs w:val="20"/>
    </w:rPr>
  </w:style>
  <w:style w:type="paragraph" w:styleId="90">
    <w:name w:val="toc 9"/>
    <w:basedOn w:val="a"/>
    <w:next w:val="a"/>
    <w:uiPriority w:val="39"/>
    <w:unhideWhenUsed/>
    <w:pPr>
      <w:ind w:left="1920" w:firstLineChars="200" w:firstLine="200"/>
      <w:jc w:val="left"/>
    </w:pPr>
    <w:rPr>
      <w:rFonts w:cs="Calibri"/>
      <w:sz w:val="18"/>
      <w:szCs w:val="18"/>
    </w:rPr>
  </w:style>
  <w:style w:type="paragraph" w:styleId="ac">
    <w:name w:val="Normal (Web)"/>
    <w:basedOn w:val="a"/>
    <w:pPr>
      <w:widowControl/>
      <w:spacing w:before="100" w:beforeAutospacing="1" w:after="100" w:afterAutospacing="1"/>
      <w:jc w:val="left"/>
    </w:pPr>
    <w:rPr>
      <w:rFonts w:ascii="宋体" w:hAnsi="宋体" w:cs="Times New Roman"/>
      <w:kern w:val="0"/>
      <w:szCs w:val="24"/>
    </w:rPr>
  </w:style>
  <w:style w:type="paragraph" w:styleId="ad">
    <w:name w:val="Title"/>
    <w:basedOn w:val="a"/>
    <w:next w:val="a"/>
    <w:link w:val="Char8"/>
    <w:uiPriority w:val="10"/>
    <w:qFormat/>
    <w:pPr>
      <w:ind w:firstLineChars="200" w:firstLine="200"/>
      <w:jc w:val="left"/>
      <w:outlineLvl w:val="0"/>
    </w:pPr>
    <w:rPr>
      <w:rFonts w:ascii="Times New Roman" w:eastAsia="黑体" w:hAnsi="Times New Roman" w:cs="Times New Roman"/>
      <w:b/>
      <w:bCs/>
      <w:szCs w:val="32"/>
    </w:rPr>
  </w:style>
  <w:style w:type="character" w:styleId="ae">
    <w:name w:val="endnote reference"/>
    <w:uiPriority w:val="99"/>
    <w:unhideWhenUsed/>
    <w:rPr>
      <w:vertAlign w:val="superscript"/>
    </w:rPr>
  </w:style>
  <w:style w:type="character" w:styleId="af">
    <w:name w:val="page number"/>
    <w:basedOn w:val="a0"/>
  </w:style>
  <w:style w:type="character" w:styleId="af0">
    <w:name w:val="line number"/>
    <w:basedOn w:val="a0"/>
    <w:uiPriority w:val="99"/>
    <w:semiHidden/>
    <w:unhideWhenUsed/>
  </w:style>
  <w:style w:type="character" w:styleId="af1">
    <w:name w:val="Hyperlink"/>
    <w:unhideWhenUsed/>
    <w:rPr>
      <w:color w:val="0000FF"/>
      <w:u w:val="single"/>
    </w:rPr>
  </w:style>
  <w:style w:type="character" w:styleId="af2">
    <w:name w:val="annotation reference"/>
    <w:uiPriority w:val="99"/>
    <w:semiHidden/>
    <w:unhideWhenUsed/>
    <w:rPr>
      <w:sz w:val="21"/>
      <w:szCs w:val="21"/>
    </w:rPr>
  </w:style>
  <w:style w:type="character" w:styleId="af3">
    <w:name w:val="footnote reference"/>
    <w:uiPriority w:val="99"/>
    <w:semiHidden/>
    <w:unhideWhenUsed/>
    <w:rPr>
      <w:vertAlign w:val="superscript"/>
    </w:rPr>
  </w:style>
  <w:style w:type="paragraph" w:customStyle="1" w:styleId="af4">
    <w:name w:val="图表"/>
    <w:basedOn w:val="a3"/>
    <w:link w:val="Char9"/>
    <w:qFormat/>
    <w:rPr>
      <w:b/>
      <w:sz w:val="21"/>
    </w:rPr>
  </w:style>
  <w:style w:type="paragraph" w:customStyle="1" w:styleId="Chara">
    <w:name w:val="Char"/>
    <w:basedOn w:val="a"/>
    <w:pPr>
      <w:widowControl/>
      <w:spacing w:after="160" w:line="240" w:lineRule="exact"/>
      <w:jc w:val="left"/>
    </w:pPr>
    <w:rPr>
      <w:rFonts w:ascii="Arial" w:eastAsia="Times New Roman" w:hAnsi="Arial" w:cs="Verdana"/>
      <w:b/>
      <w:kern w:val="0"/>
      <w:szCs w:val="24"/>
      <w:lang w:eastAsia="en-US"/>
    </w:rPr>
  </w:style>
  <w:style w:type="paragraph" w:customStyle="1" w:styleId="4">
    <w:name w:val="正文 4级标题"/>
    <w:basedOn w:val="a"/>
    <w:pPr>
      <w:numPr>
        <w:numId w:val="2"/>
      </w:numPr>
      <w:ind w:firstLine="0"/>
    </w:pPr>
    <w:rPr>
      <w:rFonts w:ascii="Times New Roman" w:hAnsi="Times New Roman" w:cs="Times New Roman"/>
    </w:rPr>
  </w:style>
  <w:style w:type="paragraph" w:customStyle="1" w:styleId="TOC1">
    <w:name w:val="TOC 标题1"/>
    <w:basedOn w:val="1"/>
    <w:next w:val="a"/>
    <w:uiPriority w:val="39"/>
    <w:qFormat/>
    <w:pPr>
      <w:widowControl/>
      <w:spacing w:line="276" w:lineRule="auto"/>
      <w:jc w:val="left"/>
      <w:outlineLvl w:val="9"/>
    </w:pPr>
    <w:rPr>
      <w:rFonts w:ascii="Cambria" w:eastAsia="宋体" w:hAnsi="Cambria"/>
      <w:b/>
      <w:color w:val="365F91"/>
      <w:kern w:val="0"/>
      <w:sz w:val="28"/>
      <w:szCs w:val="28"/>
    </w:rPr>
  </w:style>
  <w:style w:type="paragraph" w:customStyle="1" w:styleId="11">
    <w:name w:val="列出段落1"/>
    <w:basedOn w:val="a"/>
    <w:link w:val="Charb"/>
    <w:uiPriority w:val="34"/>
    <w:qFormat/>
    <w:pPr>
      <w:ind w:firstLineChars="200" w:firstLine="420"/>
    </w:pPr>
    <w:rPr>
      <w:rFonts w:ascii="Times New Roman" w:hAnsi="Times New Roman" w:cs="Times New Roman"/>
    </w:rPr>
  </w:style>
  <w:style w:type="paragraph" w:customStyle="1" w:styleId="af5">
    <w:name w:val="图"/>
    <w:basedOn w:val="a3"/>
    <w:link w:val="Charc"/>
    <w:qFormat/>
    <w:pPr>
      <w:adjustRightInd w:val="0"/>
      <w:snapToGrid w:val="0"/>
    </w:pPr>
    <w:rPr>
      <w:b/>
      <w:sz w:val="21"/>
    </w:rPr>
  </w:style>
  <w:style w:type="paragraph" w:customStyle="1" w:styleId="af6">
    <w:name w:val="表"/>
    <w:basedOn w:val="a3"/>
    <w:link w:val="Chard"/>
    <w:qFormat/>
    <w:pPr>
      <w:spacing w:beforeLines="50" w:afterLines="50"/>
    </w:pPr>
    <w:rPr>
      <w:b/>
      <w:sz w:val="21"/>
    </w:rPr>
  </w:style>
  <w:style w:type="paragraph" w:customStyle="1" w:styleId="af7">
    <w:name w:val="论文正文"/>
    <w:basedOn w:val="a"/>
    <w:pPr>
      <w:wordWrap w:val="0"/>
      <w:overflowPunct w:val="0"/>
      <w:autoSpaceDE w:val="0"/>
      <w:autoSpaceDN w:val="0"/>
      <w:adjustRightInd w:val="0"/>
      <w:spacing w:line="314" w:lineRule="exact"/>
      <w:ind w:firstLineChars="200" w:firstLine="200"/>
      <w:textAlignment w:val="baseline"/>
    </w:pPr>
    <w:rPr>
      <w:rFonts w:ascii="宋体" w:hAnsi="MS Sans Serif" w:cs="Times New Roman"/>
      <w:szCs w:val="20"/>
    </w:rPr>
  </w:style>
  <w:style w:type="paragraph" w:customStyle="1" w:styleId="af8">
    <w:name w:val="尾注"/>
    <w:basedOn w:val="a7"/>
    <w:link w:val="Chare"/>
    <w:qFormat/>
    <w:pPr>
      <w:spacing w:line="300" w:lineRule="auto"/>
      <w:ind w:hangingChars="100" w:hanging="970"/>
      <w:jc w:val="both"/>
    </w:pPr>
  </w:style>
  <w:style w:type="paragraph" w:customStyle="1" w:styleId="af9">
    <w:name w:val="表格内容"/>
    <w:basedOn w:val="a"/>
    <w:link w:val="Charf"/>
    <w:qFormat/>
    <w:pPr>
      <w:adjustRightInd w:val="0"/>
      <w:jc w:val="center"/>
    </w:pPr>
    <w:rPr>
      <w:rFonts w:ascii="Times New Roman" w:hAnsi="Times New Roman" w:cs="Times New Roman"/>
      <w:szCs w:val="21"/>
    </w:rPr>
  </w:style>
  <w:style w:type="paragraph" w:customStyle="1" w:styleId="MTDisplayEquation">
    <w:name w:val="MTDisplayEquation"/>
    <w:basedOn w:val="a"/>
    <w:next w:val="a"/>
    <w:link w:val="MTDisplayEquationChar"/>
    <w:pPr>
      <w:tabs>
        <w:tab w:val="center" w:pos="4540"/>
        <w:tab w:val="right" w:pos="9080"/>
      </w:tabs>
      <w:ind w:firstLineChars="200" w:firstLine="480"/>
    </w:pPr>
    <w:rPr>
      <w:rFonts w:ascii="Times New Roman" w:hAnsi="Times New Roman" w:cs="Times New Roman"/>
      <w:szCs w:val="21"/>
    </w:rPr>
  </w:style>
  <w:style w:type="paragraph" w:customStyle="1" w:styleId="CharCharCharChar">
    <w:name w:val="Char Char Char Char"/>
    <w:basedOn w:val="a"/>
    <w:rPr>
      <w:rFonts w:ascii="Times New Roman" w:hAnsi="Times New Roman" w:cs="Times New Roman"/>
      <w:szCs w:val="24"/>
    </w:rPr>
  </w:style>
  <w:style w:type="paragraph" w:customStyle="1" w:styleId="afa">
    <w:name w:val="正文 公式"/>
    <w:basedOn w:val="a"/>
    <w:link w:val="Charf0"/>
    <w:qFormat/>
    <w:pPr>
      <w:wordWrap w:val="0"/>
      <w:spacing w:line="288" w:lineRule="auto"/>
      <w:jc w:val="left"/>
      <w:textAlignment w:val="center"/>
    </w:pPr>
    <w:rPr>
      <w:rFonts w:ascii="Times New Roman" w:hAnsi="Times New Roman" w:cs="Times New Roman"/>
      <w:kern w:val="0"/>
      <w:szCs w:val="21"/>
    </w:rPr>
  </w:style>
  <w:style w:type="paragraph" w:customStyle="1" w:styleId="afb">
    <w:name w:val="正文 文本"/>
    <w:basedOn w:val="a"/>
    <w:link w:val="Charf1"/>
    <w:qFormat/>
    <w:pPr>
      <w:widowControl/>
      <w:topLinePunct/>
      <w:spacing w:line="288" w:lineRule="auto"/>
      <w:ind w:firstLineChars="200" w:firstLine="420"/>
    </w:pPr>
    <w:rPr>
      <w:rFonts w:ascii="Times New Roman" w:hAnsi="Times New Roman" w:cs="Times New Roman"/>
      <w:kern w:val="0"/>
      <w:szCs w:val="21"/>
    </w:rPr>
  </w:style>
  <w:style w:type="paragraph" w:customStyle="1" w:styleId="afc">
    <w:name w:val="表格格式"/>
    <w:basedOn w:val="af9"/>
    <w:link w:val="Charf2"/>
    <w:qFormat/>
  </w:style>
  <w:style w:type="paragraph" w:customStyle="1" w:styleId="afd">
    <w:name w:val="子题注"/>
    <w:basedOn w:val="a"/>
    <w:link w:val="Charf3"/>
    <w:qFormat/>
    <w:rPr>
      <w:rFonts w:ascii="Times New Roman" w:hAnsi="Times New Roman" w:cs="Times New Roman"/>
      <w:sz w:val="18"/>
      <w:szCs w:val="18"/>
    </w:rPr>
  </w:style>
  <w:style w:type="paragraph" w:customStyle="1" w:styleId="afe">
    <w:name w:val="公式"/>
    <w:basedOn w:val="a"/>
    <w:link w:val="Charf4"/>
    <w:qFormat/>
    <w:pPr>
      <w:adjustRightInd w:val="0"/>
      <w:snapToGrid w:val="0"/>
      <w:jc w:val="center"/>
    </w:pPr>
    <w:rPr>
      <w:rFonts w:ascii="Times New Roman" w:hAnsi="Times New Roman" w:cs="Times New Roman"/>
    </w:rPr>
  </w:style>
  <w:style w:type="paragraph" w:customStyle="1" w:styleId="12">
    <w:name w:val="公式1"/>
    <w:basedOn w:val="MTDisplayEquation"/>
    <w:link w:val="1Char0"/>
    <w:qFormat/>
    <w:pPr>
      <w:snapToGrid w:val="0"/>
      <w:ind w:firstLine="200"/>
      <w:textAlignment w:val="center"/>
    </w:pPr>
  </w:style>
  <w:style w:type="paragraph" w:customStyle="1" w:styleId="22">
    <w:name w:val="页眉2"/>
    <w:basedOn w:val="aa"/>
    <w:qFormat/>
    <w:pPr>
      <w:ind w:firstLineChars="100" w:firstLine="150"/>
      <w:jc w:val="left"/>
    </w:pPr>
    <w:rPr>
      <w:rFonts w:ascii="Times New Roman" w:hAnsi="Times New Roman" w:cs="Times New Roman"/>
      <w:kern w:val="0"/>
      <w:sz w:val="15"/>
      <w:szCs w:val="15"/>
    </w:rPr>
  </w:style>
  <w:style w:type="character" w:customStyle="1" w:styleId="Char6">
    <w:name w:val="页眉 Char"/>
    <w:link w:val="aa"/>
    <w:uiPriority w:val="99"/>
    <w:rPr>
      <w:sz w:val="18"/>
      <w:szCs w:val="18"/>
    </w:rPr>
  </w:style>
  <w:style w:type="character" w:customStyle="1" w:styleId="Char5">
    <w:name w:val="页脚 Char"/>
    <w:link w:val="a9"/>
    <w:uiPriority w:val="99"/>
    <w:rPr>
      <w:sz w:val="18"/>
      <w:szCs w:val="18"/>
    </w:rPr>
  </w:style>
  <w:style w:type="character" w:customStyle="1" w:styleId="1Char">
    <w:name w:val="标题 1 Char"/>
    <w:link w:val="1"/>
    <w:uiPriority w:val="9"/>
    <w:rPr>
      <w:rFonts w:ascii="Times New Roman" w:eastAsia="黑体" w:hAnsi="Times New Roman" w:cs="Times New Roman"/>
      <w:bCs/>
      <w:kern w:val="44"/>
      <w:sz w:val="32"/>
      <w:szCs w:val="44"/>
    </w:rPr>
  </w:style>
  <w:style w:type="character" w:customStyle="1" w:styleId="2Char">
    <w:name w:val="标题 2 Char"/>
    <w:link w:val="2"/>
    <w:uiPriority w:val="9"/>
    <w:rPr>
      <w:rFonts w:ascii="Times New Roman" w:eastAsia="黑体" w:hAnsi="Times New Roman" w:cs="Times New Roman"/>
      <w:bCs/>
      <w:sz w:val="28"/>
      <w:szCs w:val="32"/>
    </w:rPr>
  </w:style>
  <w:style w:type="character" w:customStyle="1" w:styleId="3Char">
    <w:name w:val="标题 3 Char"/>
    <w:link w:val="3"/>
    <w:uiPriority w:val="9"/>
    <w:rPr>
      <w:rFonts w:ascii="Times New Roman" w:eastAsia="黑体" w:hAnsi="Times New Roman" w:cs="Times New Roman"/>
      <w:bCs/>
      <w:sz w:val="24"/>
      <w:szCs w:val="32"/>
    </w:rPr>
  </w:style>
  <w:style w:type="character" w:customStyle="1" w:styleId="4Char">
    <w:name w:val="标题 4 Char"/>
    <w:link w:val="40"/>
    <w:uiPriority w:val="9"/>
    <w:rPr>
      <w:rFonts w:ascii="Times New Roman" w:eastAsia="宋体" w:hAnsi="Times New Roman" w:cs="Times New Roman"/>
      <w:bCs/>
      <w:szCs w:val="28"/>
    </w:rPr>
  </w:style>
  <w:style w:type="character" w:customStyle="1" w:styleId="5Char">
    <w:name w:val="标题 5 Char"/>
    <w:link w:val="5"/>
    <w:uiPriority w:val="9"/>
    <w:rPr>
      <w:rFonts w:ascii="Times New Roman" w:eastAsia="宋体" w:hAnsi="Times New Roman" w:cs="Times New Roman"/>
      <w:b/>
      <w:bCs/>
      <w:sz w:val="28"/>
      <w:szCs w:val="28"/>
    </w:rPr>
  </w:style>
  <w:style w:type="character" w:customStyle="1" w:styleId="6Char">
    <w:name w:val="标题 6 Char"/>
    <w:link w:val="6"/>
    <w:uiPriority w:val="9"/>
    <w:rPr>
      <w:rFonts w:ascii="Cambria" w:eastAsia="宋体" w:hAnsi="Cambria" w:cs="Times New Roman"/>
      <w:b/>
      <w:bCs/>
      <w:szCs w:val="24"/>
    </w:rPr>
  </w:style>
  <w:style w:type="character" w:customStyle="1" w:styleId="7Char">
    <w:name w:val="标题 7 Char"/>
    <w:link w:val="7"/>
    <w:uiPriority w:val="9"/>
    <w:rPr>
      <w:rFonts w:ascii="Times New Roman" w:eastAsia="宋体" w:hAnsi="Times New Roman" w:cs="Times New Roman"/>
      <w:b/>
      <w:bCs/>
      <w:szCs w:val="24"/>
    </w:rPr>
  </w:style>
  <w:style w:type="character" w:customStyle="1" w:styleId="8Char">
    <w:name w:val="标题 8 Char"/>
    <w:link w:val="8"/>
    <w:uiPriority w:val="9"/>
    <w:rPr>
      <w:rFonts w:ascii="Cambria" w:eastAsia="宋体" w:hAnsi="Cambria" w:cs="Times New Roman"/>
      <w:szCs w:val="24"/>
    </w:rPr>
  </w:style>
  <w:style w:type="character" w:customStyle="1" w:styleId="9Char">
    <w:name w:val="标题 9 Char"/>
    <w:link w:val="9"/>
    <w:uiPriority w:val="9"/>
    <w:rPr>
      <w:rFonts w:ascii="Cambria" w:eastAsia="宋体" w:hAnsi="Cambria" w:cs="Times New Roman"/>
      <w:szCs w:val="21"/>
    </w:rPr>
  </w:style>
  <w:style w:type="character" w:customStyle="1" w:styleId="Char4">
    <w:name w:val="批注框文本 Char"/>
    <w:link w:val="a8"/>
    <w:uiPriority w:val="99"/>
    <w:semiHidden/>
    <w:rPr>
      <w:rFonts w:ascii="Times New Roman" w:eastAsia="宋体" w:hAnsi="Times New Roman" w:cs="Times New Roman"/>
      <w:sz w:val="18"/>
      <w:szCs w:val="18"/>
    </w:rPr>
  </w:style>
  <w:style w:type="character" w:customStyle="1" w:styleId="Char8">
    <w:name w:val="标题 Char"/>
    <w:link w:val="ad"/>
    <w:uiPriority w:val="10"/>
    <w:rPr>
      <w:rFonts w:ascii="Times New Roman" w:eastAsia="黑体" w:hAnsi="Times New Roman" w:cs="Times New Roman"/>
      <w:b/>
      <w:bCs/>
      <w:szCs w:val="32"/>
    </w:rPr>
  </w:style>
  <w:style w:type="character" w:customStyle="1" w:styleId="Char">
    <w:name w:val="题注 Char"/>
    <w:link w:val="a3"/>
    <w:uiPriority w:val="35"/>
    <w:rPr>
      <w:rFonts w:ascii="Times New Roman" w:eastAsia="宋体" w:hAnsi="Times New Roman" w:cs="Times New Roman"/>
      <w:sz w:val="18"/>
      <w:szCs w:val="20"/>
    </w:rPr>
  </w:style>
  <w:style w:type="character" w:customStyle="1" w:styleId="Char9">
    <w:name w:val="图表 Char"/>
    <w:link w:val="af4"/>
    <w:rPr>
      <w:rFonts w:ascii="Times New Roman" w:eastAsia="宋体" w:hAnsi="Times New Roman" w:cs="Times New Roman"/>
      <w:b/>
      <w:szCs w:val="20"/>
    </w:rPr>
  </w:style>
  <w:style w:type="character" w:customStyle="1" w:styleId="Char3">
    <w:name w:val="尾注文本 Char"/>
    <w:link w:val="a7"/>
    <w:uiPriority w:val="99"/>
    <w:rPr>
      <w:rFonts w:ascii="Times New Roman" w:eastAsia="宋体" w:hAnsi="Times New Roman" w:cs="Times New Roman"/>
    </w:rPr>
  </w:style>
  <w:style w:type="character" w:customStyle="1" w:styleId="MTEquationSection">
    <w:name w:val="MTEquationSection"/>
    <w:rPr>
      <w:vanish/>
      <w:color w:val="FF0000"/>
      <w:sz w:val="72"/>
    </w:rPr>
  </w:style>
  <w:style w:type="character" w:customStyle="1" w:styleId="Charc">
    <w:name w:val="图 Char"/>
    <w:link w:val="af5"/>
    <w:rPr>
      <w:rFonts w:ascii="Times New Roman" w:eastAsia="宋体" w:hAnsi="Times New Roman" w:cs="Times New Roman"/>
      <w:b/>
      <w:szCs w:val="20"/>
    </w:rPr>
  </w:style>
  <w:style w:type="character" w:customStyle="1" w:styleId="Chard">
    <w:name w:val="表 Char"/>
    <w:link w:val="af6"/>
    <w:rPr>
      <w:rFonts w:ascii="Times New Roman" w:eastAsia="宋体" w:hAnsi="Times New Roman" w:cs="Times New Roman"/>
      <w:b/>
      <w:szCs w:val="20"/>
    </w:rPr>
  </w:style>
  <w:style w:type="character" w:customStyle="1" w:styleId="Char2">
    <w:name w:val="正文文本缩进 Char"/>
    <w:link w:val="a6"/>
    <w:rPr>
      <w:rFonts w:ascii="Times New Roman" w:eastAsia="宋体" w:hAnsi="Times New Roman" w:cs="Times New Roman"/>
      <w:szCs w:val="20"/>
    </w:rPr>
  </w:style>
  <w:style w:type="character" w:customStyle="1" w:styleId="2Char0">
    <w:name w:val="正文文本缩进 2 Char"/>
    <w:link w:val="20"/>
    <w:rPr>
      <w:rFonts w:ascii="Times New Roman" w:eastAsia="宋体" w:hAnsi="Times New Roman" w:cs="Times New Roman"/>
    </w:rPr>
  </w:style>
  <w:style w:type="character" w:customStyle="1" w:styleId="Charb">
    <w:name w:val="列出段落 Char"/>
    <w:link w:val="11"/>
    <w:uiPriority w:val="34"/>
    <w:rPr>
      <w:rFonts w:ascii="Times New Roman" w:eastAsia="宋体" w:hAnsi="Times New Roman" w:cs="Times New Roman"/>
    </w:rPr>
  </w:style>
  <w:style w:type="character" w:customStyle="1" w:styleId="Chare">
    <w:name w:val="尾注 Char"/>
    <w:link w:val="af8"/>
    <w:rPr>
      <w:rFonts w:ascii="Times New Roman" w:eastAsia="宋体" w:hAnsi="Times New Roman" w:cs="Times New Roman"/>
    </w:rPr>
  </w:style>
  <w:style w:type="character" w:customStyle="1" w:styleId="Char7">
    <w:name w:val="脚注文本 Char"/>
    <w:link w:val="ab"/>
    <w:uiPriority w:val="99"/>
    <w:semiHidden/>
    <w:rPr>
      <w:rFonts w:ascii="Times New Roman" w:eastAsia="宋体" w:hAnsi="Times New Roman" w:cs="Times New Roman"/>
      <w:sz w:val="18"/>
      <w:szCs w:val="18"/>
    </w:rPr>
  </w:style>
  <w:style w:type="character" w:customStyle="1" w:styleId="Charf">
    <w:name w:val="表格内容 Char"/>
    <w:link w:val="af9"/>
    <w:rPr>
      <w:rFonts w:ascii="Times New Roman" w:eastAsia="宋体" w:hAnsi="Times New Roman" w:cs="Times New Roman"/>
      <w:szCs w:val="21"/>
    </w:rPr>
  </w:style>
  <w:style w:type="character" w:customStyle="1" w:styleId="MTDisplayEquationChar">
    <w:name w:val="MTDisplayEquation Char"/>
    <w:link w:val="MTDisplayEquation"/>
    <w:rPr>
      <w:rFonts w:ascii="Times New Roman" w:eastAsia="宋体" w:hAnsi="Times New Roman" w:cs="Times New Roman"/>
      <w:szCs w:val="21"/>
    </w:rPr>
  </w:style>
  <w:style w:type="character" w:customStyle="1" w:styleId="bold">
    <w:name w:val="bold"/>
  </w:style>
  <w:style w:type="character" w:customStyle="1" w:styleId="lijuyuanxing">
    <w:name w:val="lijuyuanxing"/>
  </w:style>
  <w:style w:type="character" w:customStyle="1" w:styleId="wordother">
    <w:name w:val="word_other"/>
  </w:style>
  <w:style w:type="character" w:customStyle="1" w:styleId="Charf0">
    <w:name w:val="正文 公式 Char"/>
    <w:link w:val="afa"/>
    <w:rPr>
      <w:rFonts w:ascii="Times New Roman" w:eastAsia="宋体" w:hAnsi="Times New Roman" w:cs="Times New Roman"/>
      <w:kern w:val="0"/>
      <w:szCs w:val="21"/>
    </w:rPr>
  </w:style>
  <w:style w:type="character" w:customStyle="1" w:styleId="Charf1">
    <w:name w:val="正文 文本 Char"/>
    <w:link w:val="afb"/>
    <w:rPr>
      <w:rFonts w:ascii="Times New Roman" w:eastAsia="宋体" w:hAnsi="Times New Roman" w:cs="Times New Roman"/>
      <w:kern w:val="0"/>
      <w:szCs w:val="21"/>
    </w:rPr>
  </w:style>
  <w:style w:type="character" w:customStyle="1" w:styleId="Char0">
    <w:name w:val="文档结构图 Char"/>
    <w:link w:val="a4"/>
    <w:semiHidden/>
    <w:rPr>
      <w:rFonts w:ascii="Times New Roman" w:eastAsia="宋体" w:hAnsi="Times New Roman" w:cs="Times New Roman"/>
      <w:shd w:val="clear" w:color="auto" w:fill="000080"/>
    </w:rPr>
  </w:style>
  <w:style w:type="character" w:customStyle="1" w:styleId="Charf2">
    <w:name w:val="表格格式 Char"/>
    <w:link w:val="afc"/>
    <w:rPr>
      <w:rFonts w:ascii="Times New Roman" w:eastAsia="宋体" w:hAnsi="Times New Roman" w:cs="Times New Roman"/>
      <w:szCs w:val="21"/>
    </w:rPr>
  </w:style>
  <w:style w:type="character" w:customStyle="1" w:styleId="Charf3">
    <w:name w:val="子题注 Char"/>
    <w:link w:val="afd"/>
    <w:rPr>
      <w:rFonts w:ascii="Times New Roman" w:eastAsia="宋体" w:hAnsi="Times New Roman" w:cs="Times New Roman"/>
      <w:sz w:val="18"/>
      <w:szCs w:val="18"/>
    </w:rPr>
  </w:style>
  <w:style w:type="character" w:customStyle="1" w:styleId="Charf4">
    <w:name w:val="公式 Char"/>
    <w:link w:val="afe"/>
    <w:rPr>
      <w:rFonts w:ascii="Times New Roman" w:eastAsia="宋体" w:hAnsi="Times New Roman" w:cs="Times New Roman"/>
    </w:rPr>
  </w:style>
  <w:style w:type="character" w:customStyle="1" w:styleId="1Char0">
    <w:name w:val="公式1 Char"/>
    <w:link w:val="12"/>
    <w:rPr>
      <w:rFonts w:ascii="Times New Roman" w:eastAsia="宋体" w:hAnsi="Times New Roman" w:cs="Times New Roman"/>
      <w:szCs w:val="21"/>
    </w:rPr>
  </w:style>
  <w:style w:type="character" w:customStyle="1" w:styleId="Char1">
    <w:name w:val="批注文字 Char"/>
    <w:link w:val="a5"/>
    <w:uiPriority w:val="99"/>
    <w:semiHidden/>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109.wmf"/><Relationship Id="rId21" Type="http://schemas.openxmlformats.org/officeDocument/2006/relationships/image" Target="media/image13.wmf"/><Relationship Id="rId42" Type="http://schemas.openxmlformats.org/officeDocument/2006/relationships/image" Target="media/image34.wmf"/><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84" Type="http://schemas.openxmlformats.org/officeDocument/2006/relationships/image" Target="media/image76.wmf"/><Relationship Id="rId89" Type="http://schemas.openxmlformats.org/officeDocument/2006/relationships/image" Target="media/image81.wmf"/><Relationship Id="rId112" Type="http://schemas.openxmlformats.org/officeDocument/2006/relationships/image" Target="media/image104.wmf"/><Relationship Id="rId133" Type="http://schemas.openxmlformats.org/officeDocument/2006/relationships/image" Target="media/image125.wmf"/><Relationship Id="rId138" Type="http://schemas.openxmlformats.org/officeDocument/2006/relationships/image" Target="media/image130.wmf"/><Relationship Id="rId154" Type="http://schemas.openxmlformats.org/officeDocument/2006/relationships/image" Target="media/image146.emf"/><Relationship Id="rId159" Type="http://schemas.openxmlformats.org/officeDocument/2006/relationships/footer" Target="footer2.xml"/><Relationship Id="rId16" Type="http://schemas.openxmlformats.org/officeDocument/2006/relationships/image" Target="media/image8.wmf"/><Relationship Id="rId107" Type="http://schemas.openxmlformats.org/officeDocument/2006/relationships/image" Target="media/image99.wmf"/><Relationship Id="rId11" Type="http://schemas.openxmlformats.org/officeDocument/2006/relationships/image" Target="media/image3.wmf"/><Relationship Id="rId32" Type="http://schemas.openxmlformats.org/officeDocument/2006/relationships/image" Target="media/image24.wmf"/><Relationship Id="rId37" Type="http://schemas.openxmlformats.org/officeDocument/2006/relationships/image" Target="media/image29.wmf"/><Relationship Id="rId53" Type="http://schemas.openxmlformats.org/officeDocument/2006/relationships/image" Target="media/image45.wmf"/><Relationship Id="rId58" Type="http://schemas.openxmlformats.org/officeDocument/2006/relationships/image" Target="media/image50.wmf"/><Relationship Id="rId74" Type="http://schemas.openxmlformats.org/officeDocument/2006/relationships/image" Target="media/image66.wmf"/><Relationship Id="rId79" Type="http://schemas.openxmlformats.org/officeDocument/2006/relationships/image" Target="media/image71.wmf"/><Relationship Id="rId102" Type="http://schemas.openxmlformats.org/officeDocument/2006/relationships/image" Target="media/image94.wmf"/><Relationship Id="rId123" Type="http://schemas.openxmlformats.org/officeDocument/2006/relationships/image" Target="media/image115.wmf"/><Relationship Id="rId128" Type="http://schemas.openxmlformats.org/officeDocument/2006/relationships/image" Target="media/image120.wmf"/><Relationship Id="rId144" Type="http://schemas.openxmlformats.org/officeDocument/2006/relationships/image" Target="media/image136.jpeg"/><Relationship Id="rId149" Type="http://schemas.openxmlformats.org/officeDocument/2006/relationships/image" Target="media/image141.emf"/><Relationship Id="rId5" Type="http://schemas.openxmlformats.org/officeDocument/2006/relationships/settings" Target="settings.xml"/><Relationship Id="rId90" Type="http://schemas.openxmlformats.org/officeDocument/2006/relationships/image" Target="media/image82.wmf"/><Relationship Id="rId95" Type="http://schemas.openxmlformats.org/officeDocument/2006/relationships/image" Target="media/image87.wmf"/><Relationship Id="rId160" Type="http://schemas.openxmlformats.org/officeDocument/2006/relationships/footer" Target="footer3.xml"/><Relationship Id="rId22" Type="http://schemas.openxmlformats.org/officeDocument/2006/relationships/image" Target="media/image14.wmf"/><Relationship Id="rId27" Type="http://schemas.openxmlformats.org/officeDocument/2006/relationships/image" Target="media/image19.wmf"/><Relationship Id="rId43" Type="http://schemas.openxmlformats.org/officeDocument/2006/relationships/image" Target="media/image35.wmf"/><Relationship Id="rId48" Type="http://schemas.openxmlformats.org/officeDocument/2006/relationships/image" Target="media/image40.wmf"/><Relationship Id="rId64" Type="http://schemas.openxmlformats.org/officeDocument/2006/relationships/image" Target="media/image56.wmf"/><Relationship Id="rId69" Type="http://schemas.openxmlformats.org/officeDocument/2006/relationships/image" Target="media/image61.wmf"/><Relationship Id="rId113" Type="http://schemas.openxmlformats.org/officeDocument/2006/relationships/image" Target="media/image105.wmf"/><Relationship Id="rId118" Type="http://schemas.openxmlformats.org/officeDocument/2006/relationships/image" Target="media/image110.emf"/><Relationship Id="rId134" Type="http://schemas.openxmlformats.org/officeDocument/2006/relationships/image" Target="media/image126.wmf"/><Relationship Id="rId139" Type="http://schemas.openxmlformats.org/officeDocument/2006/relationships/image" Target="media/image131.wmf"/><Relationship Id="rId80" Type="http://schemas.openxmlformats.org/officeDocument/2006/relationships/image" Target="media/image72.wmf"/><Relationship Id="rId85" Type="http://schemas.openxmlformats.org/officeDocument/2006/relationships/image" Target="media/image77.wmf"/><Relationship Id="rId150" Type="http://schemas.openxmlformats.org/officeDocument/2006/relationships/image" Target="media/image142.png"/><Relationship Id="rId155" Type="http://schemas.openxmlformats.org/officeDocument/2006/relationships/image" Target="media/image147.emf"/><Relationship Id="rId12" Type="http://schemas.openxmlformats.org/officeDocument/2006/relationships/image" Target="media/image4.wmf"/><Relationship Id="rId17" Type="http://schemas.openxmlformats.org/officeDocument/2006/relationships/image" Target="media/image9.wmf"/><Relationship Id="rId33" Type="http://schemas.openxmlformats.org/officeDocument/2006/relationships/image" Target="media/image25.wmf"/><Relationship Id="rId38" Type="http://schemas.openxmlformats.org/officeDocument/2006/relationships/image" Target="media/image30.wmf"/><Relationship Id="rId59" Type="http://schemas.openxmlformats.org/officeDocument/2006/relationships/image" Target="media/image51.wmf"/><Relationship Id="rId103" Type="http://schemas.openxmlformats.org/officeDocument/2006/relationships/image" Target="media/image95.wmf"/><Relationship Id="rId108" Type="http://schemas.openxmlformats.org/officeDocument/2006/relationships/image" Target="media/image100.wmf"/><Relationship Id="rId124" Type="http://schemas.openxmlformats.org/officeDocument/2006/relationships/image" Target="media/image116.wmf"/><Relationship Id="rId129" Type="http://schemas.openxmlformats.org/officeDocument/2006/relationships/image" Target="media/image121.wmf"/><Relationship Id="rId20" Type="http://schemas.openxmlformats.org/officeDocument/2006/relationships/image" Target="media/image12.wmf"/><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wmf"/><Relationship Id="rId83" Type="http://schemas.openxmlformats.org/officeDocument/2006/relationships/image" Target="media/image75.wmf"/><Relationship Id="rId88" Type="http://schemas.openxmlformats.org/officeDocument/2006/relationships/image" Target="media/image80.wmf"/><Relationship Id="rId91" Type="http://schemas.openxmlformats.org/officeDocument/2006/relationships/image" Target="media/image83.wmf"/><Relationship Id="rId96" Type="http://schemas.openxmlformats.org/officeDocument/2006/relationships/image" Target="media/image88.wmf"/><Relationship Id="rId111" Type="http://schemas.openxmlformats.org/officeDocument/2006/relationships/image" Target="media/image103.wmf"/><Relationship Id="rId132" Type="http://schemas.openxmlformats.org/officeDocument/2006/relationships/image" Target="media/image124.wmf"/><Relationship Id="rId140" Type="http://schemas.openxmlformats.org/officeDocument/2006/relationships/image" Target="media/image132.wmf"/><Relationship Id="rId145" Type="http://schemas.openxmlformats.org/officeDocument/2006/relationships/image" Target="media/image137.wmf"/><Relationship Id="rId153" Type="http://schemas.openxmlformats.org/officeDocument/2006/relationships/image" Target="media/image145.emf"/><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6" Type="http://schemas.openxmlformats.org/officeDocument/2006/relationships/image" Target="media/image98.wmf"/><Relationship Id="rId114" Type="http://schemas.openxmlformats.org/officeDocument/2006/relationships/image" Target="media/image106.wmf"/><Relationship Id="rId119" Type="http://schemas.openxmlformats.org/officeDocument/2006/relationships/image" Target="media/image111.emf"/><Relationship Id="rId127" Type="http://schemas.openxmlformats.org/officeDocument/2006/relationships/image" Target="media/image119.wmf"/><Relationship Id="rId10" Type="http://schemas.openxmlformats.org/officeDocument/2006/relationships/image" Target="media/image2.wmf"/><Relationship Id="rId31" Type="http://schemas.openxmlformats.org/officeDocument/2006/relationships/image" Target="media/image23.wmf"/><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wmf"/><Relationship Id="rId78" Type="http://schemas.openxmlformats.org/officeDocument/2006/relationships/image" Target="media/image70.wmf"/><Relationship Id="rId81" Type="http://schemas.openxmlformats.org/officeDocument/2006/relationships/image" Target="media/image73.wmf"/><Relationship Id="rId86" Type="http://schemas.openxmlformats.org/officeDocument/2006/relationships/image" Target="media/image78.wmf"/><Relationship Id="rId94" Type="http://schemas.openxmlformats.org/officeDocument/2006/relationships/image" Target="media/image86.wmf"/><Relationship Id="rId99" Type="http://schemas.openxmlformats.org/officeDocument/2006/relationships/image" Target="media/image91.wmf"/><Relationship Id="rId101" Type="http://schemas.openxmlformats.org/officeDocument/2006/relationships/image" Target="media/image93.wmf"/><Relationship Id="rId122" Type="http://schemas.openxmlformats.org/officeDocument/2006/relationships/image" Target="media/image114.wmf"/><Relationship Id="rId130" Type="http://schemas.openxmlformats.org/officeDocument/2006/relationships/image" Target="media/image122.wmf"/><Relationship Id="rId135" Type="http://schemas.openxmlformats.org/officeDocument/2006/relationships/image" Target="media/image127.wmf"/><Relationship Id="rId143" Type="http://schemas.openxmlformats.org/officeDocument/2006/relationships/image" Target="media/image135.emf"/><Relationship Id="rId148" Type="http://schemas.openxmlformats.org/officeDocument/2006/relationships/image" Target="media/image140.emf"/><Relationship Id="rId151" Type="http://schemas.openxmlformats.org/officeDocument/2006/relationships/image" Target="media/image143.png"/><Relationship Id="rId156" Type="http://schemas.openxmlformats.org/officeDocument/2006/relationships/image" Target="media/image148.emf"/><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5.wmf"/><Relationship Id="rId18" Type="http://schemas.openxmlformats.org/officeDocument/2006/relationships/image" Target="media/image10.wmf"/><Relationship Id="rId39" Type="http://schemas.openxmlformats.org/officeDocument/2006/relationships/image" Target="media/image31.wmf"/><Relationship Id="rId109" Type="http://schemas.openxmlformats.org/officeDocument/2006/relationships/image" Target="media/image101.wmf"/><Relationship Id="rId34" Type="http://schemas.openxmlformats.org/officeDocument/2006/relationships/image" Target="media/image26.wmf"/><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8.wmf"/><Relationship Id="rId97" Type="http://schemas.openxmlformats.org/officeDocument/2006/relationships/image" Target="media/image89.wmf"/><Relationship Id="rId104" Type="http://schemas.openxmlformats.org/officeDocument/2006/relationships/image" Target="media/image96.wmf"/><Relationship Id="rId120" Type="http://schemas.openxmlformats.org/officeDocument/2006/relationships/image" Target="media/image112.emf"/><Relationship Id="rId125" Type="http://schemas.openxmlformats.org/officeDocument/2006/relationships/image" Target="media/image117.wmf"/><Relationship Id="rId141" Type="http://schemas.openxmlformats.org/officeDocument/2006/relationships/image" Target="media/image133.wmf"/><Relationship Id="rId146" Type="http://schemas.openxmlformats.org/officeDocument/2006/relationships/image" Target="media/image138.emf"/><Relationship Id="rId7" Type="http://schemas.openxmlformats.org/officeDocument/2006/relationships/footnotes" Target="footnotes.xml"/><Relationship Id="rId71" Type="http://schemas.openxmlformats.org/officeDocument/2006/relationships/image" Target="media/image63.wmf"/><Relationship Id="rId92" Type="http://schemas.openxmlformats.org/officeDocument/2006/relationships/image" Target="media/image84.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6.wmf"/><Relationship Id="rId40" Type="http://schemas.openxmlformats.org/officeDocument/2006/relationships/image" Target="media/image32.wmf"/><Relationship Id="rId45" Type="http://schemas.openxmlformats.org/officeDocument/2006/relationships/image" Target="media/image37.wmf"/><Relationship Id="rId66" Type="http://schemas.openxmlformats.org/officeDocument/2006/relationships/image" Target="media/image58.wmf"/><Relationship Id="rId87" Type="http://schemas.openxmlformats.org/officeDocument/2006/relationships/image" Target="media/image79.wmf"/><Relationship Id="rId110" Type="http://schemas.openxmlformats.org/officeDocument/2006/relationships/image" Target="media/image102.wmf"/><Relationship Id="rId115" Type="http://schemas.openxmlformats.org/officeDocument/2006/relationships/image" Target="media/image107.wmf"/><Relationship Id="rId131" Type="http://schemas.openxmlformats.org/officeDocument/2006/relationships/image" Target="media/image123.wmf"/><Relationship Id="rId136" Type="http://schemas.openxmlformats.org/officeDocument/2006/relationships/image" Target="media/image128.wmf"/><Relationship Id="rId157" Type="http://schemas.openxmlformats.org/officeDocument/2006/relationships/image" Target="media/image149.emf"/><Relationship Id="rId61" Type="http://schemas.openxmlformats.org/officeDocument/2006/relationships/image" Target="media/image53.wmf"/><Relationship Id="rId82" Type="http://schemas.openxmlformats.org/officeDocument/2006/relationships/image" Target="media/image74.wmf"/><Relationship Id="rId152" Type="http://schemas.openxmlformats.org/officeDocument/2006/relationships/image" Target="media/image144.emf"/><Relationship Id="rId19" Type="http://schemas.openxmlformats.org/officeDocument/2006/relationships/image" Target="media/image11.wmf"/><Relationship Id="rId14" Type="http://schemas.openxmlformats.org/officeDocument/2006/relationships/image" Target="media/image6.wmf"/><Relationship Id="rId30" Type="http://schemas.openxmlformats.org/officeDocument/2006/relationships/image" Target="media/image22.wmf"/><Relationship Id="rId35" Type="http://schemas.openxmlformats.org/officeDocument/2006/relationships/image" Target="media/image27.wmf"/><Relationship Id="rId56" Type="http://schemas.openxmlformats.org/officeDocument/2006/relationships/image" Target="media/image48.wmf"/><Relationship Id="rId77" Type="http://schemas.openxmlformats.org/officeDocument/2006/relationships/image" Target="media/image69.wmf"/><Relationship Id="rId100" Type="http://schemas.openxmlformats.org/officeDocument/2006/relationships/image" Target="media/image92.wmf"/><Relationship Id="rId105" Type="http://schemas.openxmlformats.org/officeDocument/2006/relationships/image" Target="media/image97.wmf"/><Relationship Id="rId126" Type="http://schemas.openxmlformats.org/officeDocument/2006/relationships/image" Target="media/image118.wmf"/><Relationship Id="rId147" Type="http://schemas.openxmlformats.org/officeDocument/2006/relationships/image" Target="media/image139.emf"/><Relationship Id="rId8" Type="http://schemas.openxmlformats.org/officeDocument/2006/relationships/endnotes" Target="endnotes.xml"/><Relationship Id="rId51" Type="http://schemas.openxmlformats.org/officeDocument/2006/relationships/image" Target="media/image43.wmf"/><Relationship Id="rId72" Type="http://schemas.openxmlformats.org/officeDocument/2006/relationships/image" Target="media/image64.wmf"/><Relationship Id="rId93" Type="http://schemas.openxmlformats.org/officeDocument/2006/relationships/image" Target="media/image85.wmf"/><Relationship Id="rId98" Type="http://schemas.openxmlformats.org/officeDocument/2006/relationships/image" Target="media/image90.wmf"/><Relationship Id="rId121" Type="http://schemas.openxmlformats.org/officeDocument/2006/relationships/image" Target="media/image113.emf"/><Relationship Id="rId142" Type="http://schemas.openxmlformats.org/officeDocument/2006/relationships/image" Target="media/image134.wmf"/><Relationship Id="rId3" Type="http://schemas.openxmlformats.org/officeDocument/2006/relationships/styles" Target="styles.xml"/><Relationship Id="rId25" Type="http://schemas.openxmlformats.org/officeDocument/2006/relationships/image" Target="media/image17.wmf"/><Relationship Id="rId46" Type="http://schemas.openxmlformats.org/officeDocument/2006/relationships/image" Target="media/image38.wmf"/><Relationship Id="rId67" Type="http://schemas.openxmlformats.org/officeDocument/2006/relationships/image" Target="media/image59.wmf"/><Relationship Id="rId116" Type="http://schemas.openxmlformats.org/officeDocument/2006/relationships/image" Target="media/image108.wmf"/><Relationship Id="rId137" Type="http://schemas.openxmlformats.org/officeDocument/2006/relationships/image" Target="media/image129.wmf"/><Relationship Id="rId15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4759</Words>
  <Characters>27129</Characters>
  <Application>Microsoft Office Word</Application>
  <DocSecurity>0</DocSecurity>
  <Lines>226</Lines>
  <Paragraphs>63</Paragraphs>
  <ScaleCrop>false</ScaleCrop>
  <Company/>
  <LinksUpToDate>false</LinksUpToDate>
  <CharactersWithSpaces>31825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一种改进的巡视器惯性/视觉组合导航模型</dc:title>
  <dc:creator>xyz</dc:creator>
  <cp:lastModifiedBy>xyz</cp:lastModifiedBy>
  <cp:revision>1</cp:revision>
  <cp:lastPrinted>2014-11-10T15:09:00Z</cp:lastPrinted>
  <dcterms:created xsi:type="dcterms:W3CDTF">2014-09-26T10:06:00Z</dcterms:created>
  <dcterms:modified xsi:type="dcterms:W3CDTF">2014-11-19T16:10:00Z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KSOProductBuildVer">
    <vt:lpwstr>2052-9.1.0.4856</vt:lpwstr>
  </property>
</Properties>
</file>